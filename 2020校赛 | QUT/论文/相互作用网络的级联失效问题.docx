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ascii="黑体" w:hAnsi="黑体" w:eastAsia="黑体"/>
          <w:sz w:val="32"/>
          <w:szCs w:val="32"/>
        </w:rPr>
      </w:pPr>
      <w:r>
        <w:rPr>
          <w:rFonts w:hint="eastAsia" w:ascii="黑体" w:hAnsi="黑体" w:eastAsia="黑体"/>
          <w:sz w:val="32"/>
          <w:szCs w:val="32"/>
        </w:rPr>
        <w:t>相互作用网络的级联失效问题</w:t>
      </w:r>
    </w:p>
    <w:p>
      <w:pPr>
        <w:spacing w:line="240" w:lineRule="atLeast"/>
        <w:jc w:val="center"/>
        <w:outlineLvl w:val="0"/>
        <w:rPr>
          <w:rFonts w:ascii="黑体" w:hAnsi="黑体" w:eastAsia="黑体"/>
          <w:sz w:val="28"/>
          <w:szCs w:val="28"/>
        </w:rPr>
      </w:pPr>
      <w:r>
        <w:rPr>
          <w:rFonts w:hint="eastAsia" w:ascii="黑体" w:hAnsi="黑体" w:eastAsia="黑体"/>
          <w:sz w:val="28"/>
          <w:szCs w:val="28"/>
        </w:rPr>
        <w:t>摘要</w:t>
      </w:r>
      <w:r>
        <w:commentReference w:id="0"/>
      </w:r>
    </w:p>
    <w:p>
      <w:pPr>
        <w:ind w:firstLine="480" w:firstLineChars="200"/>
      </w:pPr>
      <w:commentRangeStart w:id="1"/>
      <w:r>
        <w:rPr>
          <w:rFonts w:hint="eastAsia"/>
        </w:rPr>
        <w:t>本文通过建立级联失效模型、混合整数规划模型、蒙特卡洛模拟算法以及遗传算法，对相互作用网络级联失效、攻击优化问题和级联失效问题高效算法评价等问题进行分析研究，并给出科学合理的解决方法。</w:t>
      </w:r>
      <w:commentRangeEnd w:id="1"/>
      <w:r>
        <w:commentReference w:id="1"/>
      </w:r>
    </w:p>
    <w:p>
      <w:pPr>
        <w:ind w:firstLine="482" w:firstLineChars="200"/>
        <w:rPr>
          <w:rFonts w:ascii="宋体" w:hAnsi="宋体"/>
        </w:rPr>
      </w:pPr>
      <w:r>
        <w:rPr>
          <w:rFonts w:hint="eastAsia"/>
          <w:b/>
          <w:bCs/>
        </w:rPr>
        <w:t>针对问题一</w:t>
      </w:r>
      <w:r>
        <w:commentReference w:id="2"/>
      </w:r>
      <w:r>
        <w:rPr>
          <w:rFonts w:hint="eastAsia"/>
          <w:b/>
          <w:bCs/>
        </w:rPr>
        <w:t>：</w:t>
      </w:r>
      <w:r>
        <w:rPr>
          <w:rFonts w:hint="eastAsia" w:ascii="宋体" w:hAnsi="宋体"/>
        </w:rPr>
        <w:t>首先对级联失效问题进行机理性分析，认识到级联失效的关键在于节点及链接的破坏，定义级联失效中链接剔除准则，给出最大相互连通集团的识别方法，</w:t>
      </w:r>
      <w:commentRangeStart w:id="3"/>
      <w:r>
        <w:rPr>
          <w:rFonts w:hint="eastAsia" w:ascii="宋体" w:hAnsi="宋体"/>
        </w:rPr>
        <w:t>建立针对一个节点随机攻击的级联失效模型和算法</w:t>
      </w:r>
      <w:commentRangeEnd w:id="3"/>
      <w:r>
        <w:commentReference w:id="3"/>
      </w:r>
      <w:r>
        <w:rPr>
          <w:rFonts w:hint="eastAsia" w:ascii="宋体" w:hAnsi="宋体"/>
        </w:rPr>
        <w:t>。以图1</w:t>
      </w:r>
      <w:r>
        <w:commentReference w:id="4"/>
      </w:r>
      <w:r>
        <w:rPr>
          <w:rFonts w:hint="eastAsia" w:ascii="宋体" w:hAnsi="宋体"/>
        </w:rPr>
        <w:t>网络为例攻击，计算最终最大相互连通集团的大小，</w:t>
      </w:r>
      <w:commentRangeStart w:id="5"/>
      <w:r>
        <w:rPr>
          <w:rFonts w:hint="eastAsia" w:ascii="宋体" w:hAnsi="宋体"/>
        </w:rPr>
        <w:t>结果证明</w:t>
      </w:r>
      <w:commentRangeStart w:id="6"/>
      <w:r>
        <w:rPr>
          <w:rFonts w:hint="eastAsia" w:ascii="宋体" w:hAnsi="宋体"/>
        </w:rPr>
        <w:t>我们</w:t>
      </w:r>
      <w:commentRangeEnd w:id="6"/>
      <w:r>
        <w:commentReference w:id="6"/>
      </w:r>
      <w:r>
        <w:rPr>
          <w:rFonts w:hint="eastAsia" w:ascii="宋体" w:hAnsi="宋体"/>
        </w:rPr>
        <w:t>的模型算法是准确、高效的。</w:t>
      </w:r>
      <w:commentRangeEnd w:id="5"/>
      <w:r>
        <w:commentReference w:id="5"/>
      </w:r>
    </w:p>
    <w:p>
      <w:pPr>
        <w:ind w:firstLine="482" w:firstLineChars="200"/>
        <w:rPr>
          <w:b/>
          <w:bCs/>
        </w:rPr>
      </w:pPr>
      <w:bookmarkStart w:id="0" w:name="_Hlk43137000"/>
      <w:r>
        <w:rPr>
          <w:rFonts w:hint="eastAsia"/>
          <w:b/>
          <w:bCs/>
        </w:rPr>
        <w:t>针对问题二：</w:t>
      </w:r>
      <w:bookmarkEnd w:id="0"/>
      <w:r>
        <w:rPr>
          <w:rFonts w:hint="eastAsia"/>
        </w:rPr>
        <w:t>通过对网络度、平均度、度分布属性进行综合分析后，选择级联抗毁性最差、即级联失效效应最显著的网络</w:t>
      </w:r>
      <w:r>
        <w:rPr>
          <w:rFonts w:hint="eastAsia" w:ascii="宋体" w:hAnsi="宋体"/>
        </w:rPr>
        <w:t>4</w:t>
      </w:r>
      <w:r>
        <w:commentReference w:id="7"/>
      </w:r>
      <w:r>
        <w:rPr>
          <w:rFonts w:hint="eastAsia" w:ascii="宋体" w:hAnsi="宋体"/>
        </w:rPr>
        <w:t>，基于问题一中的级联失效模型，利用改进的蒙特卡洛模拟法进行</w:t>
      </w:r>
      <w:commentRangeStart w:id="8"/>
      <w:r>
        <w:rPr>
          <w:rFonts w:hint="eastAsia" w:ascii="宋体" w:hAnsi="宋体"/>
        </w:rPr>
        <w:t>足够多次数</w:t>
      </w:r>
      <w:commentRangeEnd w:id="8"/>
      <w:r>
        <w:commentReference w:id="8"/>
      </w:r>
      <w:r>
        <w:rPr>
          <w:rFonts w:hint="eastAsia" w:ascii="宋体" w:hAnsi="宋体"/>
        </w:rPr>
        <w:t>的仿真模拟，得出</w:t>
      </w:r>
      <w:commentRangeStart w:id="9"/>
      <w:r>
        <w:rPr>
          <w:rFonts w:hint="eastAsia" w:ascii="宋体" w:hAnsi="宋体"/>
        </w:rPr>
        <w:t>p、r关系图</w:t>
      </w:r>
      <w:commentRangeEnd w:id="9"/>
      <w:r>
        <w:commentReference w:id="9"/>
      </w:r>
      <w:r>
        <w:rPr>
          <w:rFonts w:hint="eastAsia" w:ascii="宋体" w:hAnsi="宋体"/>
        </w:rPr>
        <w:t>，研究图线性质可以得出网络4的攻击阈值p</w:t>
      </w:r>
      <w:r>
        <w:rPr>
          <w:rFonts w:ascii="宋体" w:hAnsi="宋体"/>
        </w:rPr>
        <w:softHyphen/>
      </w:r>
      <w:r>
        <w:rPr>
          <w:rFonts w:hint="eastAsia" w:ascii="宋体" w:hAnsi="宋体"/>
          <w:vertAlign w:val="subscript"/>
        </w:rPr>
        <w:t>c</w:t>
      </w:r>
      <w:r>
        <w:rPr>
          <w:rFonts w:hint="eastAsia" w:ascii="宋体" w:hAnsi="宋体"/>
        </w:rPr>
        <w:t>在(0.5</w:t>
      </w:r>
      <w:r>
        <w:rPr>
          <w:rFonts w:ascii="宋体" w:hAnsi="宋体"/>
        </w:rPr>
        <w:t>,0.6)</w:t>
      </w:r>
      <w:r>
        <w:rPr>
          <w:rFonts w:hint="eastAsia" w:ascii="宋体" w:hAnsi="宋体"/>
        </w:rPr>
        <w:t>范围内。</w:t>
      </w:r>
    </w:p>
    <w:p>
      <w:pPr>
        <w:ind w:firstLine="482" w:firstLineChars="200"/>
      </w:pPr>
      <w:r>
        <w:rPr>
          <w:rFonts w:hint="eastAsia"/>
          <w:b/>
          <w:bCs/>
        </w:rPr>
        <w:t>针对问题三：</w:t>
      </w:r>
      <w:r>
        <w:rPr>
          <w:rFonts w:hint="eastAsia"/>
        </w:rPr>
        <w:t>考</w:t>
      </w:r>
      <w:r>
        <w:rPr>
          <w:rFonts w:hint="eastAsia" w:ascii="宋体" w:hAnsi="宋体"/>
        </w:rPr>
        <w:t>虑到每个节点的链接差异性，通过</w:t>
      </w:r>
      <w:commentRangeStart w:id="10"/>
      <w:r>
        <w:rPr>
          <w:rFonts w:hint="eastAsia" w:ascii="宋体" w:hAnsi="宋体"/>
        </w:rPr>
        <w:t>设立度大原则、关键位置原则、最大连团原则的优先攻击原则</w:t>
      </w:r>
      <w:commentRangeEnd w:id="10"/>
      <w:r>
        <w:commentReference w:id="10"/>
      </w:r>
      <w:r>
        <w:rPr>
          <w:rFonts w:hint="eastAsia" w:ascii="宋体" w:hAnsi="宋体"/>
        </w:rPr>
        <w:t>，以最终最大相互连通集团的节点数量g最少为目标，建立混合整数规划模型。用蒙特卡洛模拟法随机生成节点组合，以最大相互连通集团节点数最少为最终输出条件并进行</w:t>
      </w:r>
      <w:commentRangeStart w:id="11"/>
      <w:r>
        <w:rPr>
          <w:rFonts w:hint="eastAsia" w:ascii="宋体" w:hAnsi="宋体"/>
        </w:rPr>
        <w:t>足够</w:t>
      </w:r>
      <w:commentRangeEnd w:id="11"/>
      <w:r>
        <w:commentReference w:id="11"/>
      </w:r>
      <w:r>
        <w:rPr>
          <w:rFonts w:hint="eastAsia" w:ascii="宋体" w:hAnsi="宋体"/>
        </w:rPr>
        <w:t>多次数的循环，以此来逼近不同m值下最优的攻击点策略，得到</w:t>
      </w:r>
      <w:commentRangeStart w:id="12"/>
      <w:r>
        <w:rPr>
          <w:rFonts w:hint="eastAsia" w:ascii="宋体" w:hAnsi="宋体"/>
        </w:rPr>
        <w:t>m、g</w:t>
      </w:r>
      <w:commentRangeEnd w:id="12"/>
      <w:r>
        <w:commentReference w:id="12"/>
      </w:r>
      <w:r>
        <w:rPr>
          <w:rFonts w:hint="eastAsia" w:ascii="宋体" w:hAnsi="宋体"/>
        </w:rPr>
        <w:t>关系图，研究g随m变化而变化的趋势、突变点等属性，可以</w:t>
      </w:r>
      <w:commentRangeStart w:id="13"/>
      <w:r>
        <w:rPr>
          <w:rFonts w:hint="eastAsia" w:ascii="宋体" w:hAnsi="宋体"/>
        </w:rPr>
        <w:t>看出网络1、2、3鲁棒性较好，网络4较差</w:t>
      </w:r>
      <w:commentRangeEnd w:id="13"/>
      <w:r>
        <w:commentReference w:id="13"/>
      </w:r>
      <w:r>
        <w:rPr>
          <w:rFonts w:hint="eastAsia" w:ascii="宋体" w:hAnsi="宋体"/>
        </w:rPr>
        <w:t>。</w:t>
      </w:r>
    </w:p>
    <w:p>
      <w:pPr>
        <w:ind w:firstLine="482" w:firstLineChars="200"/>
        <w:rPr>
          <w:b/>
          <w:bCs/>
        </w:rPr>
      </w:pPr>
      <w:r>
        <w:rPr>
          <w:rFonts w:hint="eastAsia"/>
          <w:b/>
          <w:bCs/>
        </w:rPr>
        <w:t>针对问题四：</w:t>
      </w:r>
      <w:r>
        <w:rPr>
          <w:rFonts w:hint="eastAsia" w:ascii="宋体" w:hAnsi="宋体"/>
        </w:rPr>
        <w:t>考虑到已知网络的复杂性，我们选择准确性高、收敛速度快的遗传算法，利用matlab编程求解第三问中优化问题。为了检验所建立的遗传算法效率，通过选择时间复杂度、空间复杂度、正确性及健壮性四个指标，</w:t>
      </w:r>
      <w:commentRangeStart w:id="14"/>
      <w:r>
        <w:rPr>
          <w:rFonts w:hint="eastAsia" w:ascii="宋体" w:hAnsi="宋体"/>
        </w:rPr>
        <w:t>利用层次分析法对用到的遗传算法和蒙特卡洛算法进行综合评分</w:t>
      </w:r>
      <w:commentRangeEnd w:id="14"/>
      <w:r>
        <w:commentReference w:id="14"/>
      </w:r>
      <w:r>
        <w:rPr>
          <w:rFonts w:hint="eastAsia" w:ascii="宋体" w:hAnsi="宋体"/>
        </w:rPr>
        <w:t>，得出0.6595</w:t>
      </w:r>
      <w:r>
        <w:rPr>
          <w:rFonts w:ascii="宋体" w:hAnsi="宋体"/>
        </w:rPr>
        <w:t>&gt;0.3406</w:t>
      </w:r>
      <w:r>
        <w:rPr>
          <w:rFonts w:hint="eastAsia" w:ascii="宋体" w:hAnsi="宋体"/>
        </w:rPr>
        <w:t>，故遗传算法更高效。</w:t>
      </w:r>
    </w:p>
    <w:p>
      <w:pPr>
        <w:ind w:firstLine="482" w:firstLineChars="200"/>
      </w:pPr>
      <w:r>
        <w:rPr>
          <w:b/>
          <w:bCs/>
        </w:rPr>
        <w:t>最后</w:t>
      </w:r>
      <w:r>
        <w:t>，对本文建立的模型和算法进行了较为全面的评价，并对其良好的实用性进行了推广。</w:t>
      </w:r>
    </w:p>
    <w:p>
      <w:pPr>
        <w:ind w:firstLine="480" w:firstLineChars="200"/>
      </w:pPr>
      <w:commentRangeStart w:id="15"/>
    </w:p>
    <w:p>
      <w:pPr>
        <w:ind w:firstLine="480" w:firstLineChars="200"/>
      </w:pPr>
    </w:p>
    <w:commentRangeEnd w:id="15"/>
    <w:p>
      <w:pPr>
        <w:ind w:firstLine="480" w:firstLineChars="200"/>
      </w:pPr>
      <w:r>
        <w:commentReference w:id="15"/>
      </w:r>
    </w:p>
    <w:p>
      <w:pPr>
        <w:ind w:firstLine="480" w:firstLineChars="200"/>
      </w:pPr>
    </w:p>
    <w:p>
      <w:pPr>
        <w:ind w:firstLine="480" w:firstLineChars="200"/>
      </w:pPr>
    </w:p>
    <w:p>
      <w:pPr>
        <w:pStyle w:val="18"/>
        <w:spacing w:after="156"/>
      </w:pPr>
      <w:r>
        <w:rPr>
          <w:rFonts w:hint="eastAsia"/>
          <w:b/>
          <w:bCs/>
        </w:rPr>
        <w:t>关键词：</w:t>
      </w:r>
      <w:r>
        <w:rPr>
          <w:rFonts w:hint="eastAsia" w:ascii="宋体" w:hAnsi="宋体" w:eastAsia="宋体" w:cs="宋体"/>
          <w:color w:val="000000"/>
          <w:kern w:val="0"/>
          <w:szCs w:val="24"/>
          <w:lang w:bidi="ar"/>
        </w:rPr>
        <w:t>级联失效模型、混合整数规划、攻击阈值、蒙特卡洛算法、A</w:t>
      </w:r>
      <w:r>
        <w:rPr>
          <w:rFonts w:ascii="宋体" w:hAnsi="宋体" w:eastAsia="宋体" w:cs="宋体"/>
          <w:color w:val="000000"/>
          <w:kern w:val="0"/>
          <w:szCs w:val="24"/>
          <w:lang w:bidi="ar"/>
        </w:rPr>
        <w:t>HP、遗传算法</w:t>
      </w:r>
    </w:p>
    <w:p>
      <w:pPr>
        <w:pStyle w:val="14"/>
        <w:outlineLvl w:val="0"/>
      </w:pPr>
      <w:r>
        <w:rPr>
          <w:rFonts w:hint="eastAsia"/>
        </w:rPr>
        <w:t>一、问题重述</w:t>
      </w:r>
    </w:p>
    <w:p>
      <w:pPr>
        <w:pStyle w:val="17"/>
        <w:outlineLvl w:val="1"/>
      </w:pPr>
      <w:r>
        <w:t>1.1 问题的提出</w:t>
      </w:r>
    </w:p>
    <w:p>
      <w:pPr>
        <w:ind w:firstLine="480" w:firstLineChars="200"/>
        <w:rPr>
          <w:rFonts w:ascii="宋体" w:hAnsi="宋体"/>
        </w:rPr>
      </w:pPr>
      <w:r>
        <w:rPr>
          <w:rFonts w:hint="eastAsia" w:ascii="宋体" w:hAnsi="宋体"/>
        </w:rPr>
        <w:t>近年来，相互作用网络受到广泛关注与研究。在相互作用网络中，除了每个网络中内部节点间存在边外，网络之间还存在相互依赖的边。如果一个节点失效，而且该点存在依赖边指向另外一个网络，这就会导致依赖边所指向的节点失效，从而放大了失效节点的后果。这种效应我们通常称为级联失效，级联失效往往导致整个相互依赖系统的崩溃。例如，2003年意大利和北美停电事故中，均存在电力-计算机网络的大面积崩溃，其原因是电力-计算机网络构成了相互作用网络，级联失效的示意图，如图1-1所示</w:t>
      </w:r>
      <w:r>
        <w:rPr>
          <w:rFonts w:hint="eastAsia" w:ascii="宋体" w:hAnsi="宋体"/>
          <w:vertAlign w:val="superscript"/>
        </w:rPr>
        <w:t>[</w:t>
      </w:r>
      <w:r>
        <w:rPr>
          <w:rFonts w:ascii="宋体" w:hAnsi="宋体"/>
          <w:vertAlign w:val="superscript"/>
        </w:rPr>
        <w:t>1]</w:t>
      </w:r>
      <w:r>
        <w:rPr>
          <w:rFonts w:hint="eastAsia" w:ascii="宋体" w:hAnsi="宋体"/>
        </w:rPr>
        <w:t>。</w:t>
      </w:r>
    </w:p>
    <w:p>
      <w:pPr>
        <w:jc w:val="center"/>
        <w:rPr>
          <w:rFonts w:ascii="宋体" w:hAnsi="宋体"/>
        </w:rPr>
      </w:pPr>
      <w:bookmarkStart w:id="1" w:name="_Hlk42999458"/>
      <w:r>
        <w:rPr>
          <w:rFonts w:ascii="宋体" w:hAnsi="宋体"/>
        </w:rPr>
        <w:object>
          <v:shape id="_x0000_i1025" o:spt="75" type="#_x0000_t75" style="height:137.4pt;width:435.6pt;" o:ole="t" filled="f" o:preferrelative="t" stroked="f" coordsize="21600,21600">
            <v:path/>
            <v:fill on="f" focussize="0,0"/>
            <v:stroke on="f" joinstyle="miter"/>
            <v:imagedata r:id="rId7" o:title=""/>
            <o:lock v:ext="edit" aspectratio="t"/>
            <w10:wrap type="none"/>
            <w10:anchorlock/>
          </v:shape>
          <o:OLEObject Type="Embed" ProgID="AxGlyph.Document" ShapeID="_x0000_i1025" DrawAspect="Content" ObjectID="_1468075725" r:id="rId6">
            <o:LockedField>false</o:LockedField>
          </o:OLEObject>
        </w:object>
      </w:r>
      <w:bookmarkEnd w:id="1"/>
    </w:p>
    <w:p>
      <w:pPr>
        <w:jc w:val="center"/>
        <w:rPr>
          <w:rFonts w:ascii="宋体" w:hAnsi="宋体"/>
          <w:vertAlign w:val="superscript"/>
        </w:rPr>
      </w:pPr>
      <w:r>
        <w:rPr>
          <w:rFonts w:hint="eastAsia" w:ascii="宋体" w:hAnsi="宋体"/>
        </w:rPr>
        <w:t>图1-1</w:t>
      </w:r>
      <w:r>
        <w:rPr>
          <w:rFonts w:ascii="宋体" w:hAnsi="宋体"/>
        </w:rPr>
        <w:t xml:space="preserve"> </w:t>
      </w:r>
      <w:r>
        <w:rPr>
          <w:rFonts w:hint="eastAsia" w:ascii="宋体" w:hAnsi="宋体"/>
        </w:rPr>
        <w:t>级联失效实例</w:t>
      </w:r>
    </w:p>
    <w:p>
      <w:pPr>
        <w:pStyle w:val="17"/>
        <w:outlineLvl w:val="1"/>
      </w:pPr>
      <w:r>
        <w:t>1.2</w:t>
      </w:r>
      <w:r>
        <w:rPr>
          <w:rFonts w:hint="eastAsia"/>
        </w:rPr>
        <w:t xml:space="preserve"> </w:t>
      </w:r>
      <w:r>
        <w:t>待解决的问题</w:t>
      </w:r>
    </w:p>
    <w:p>
      <w:pPr>
        <w:rPr>
          <w:rFonts w:ascii="宋体" w:hAnsi="宋体"/>
        </w:rPr>
      </w:pPr>
      <w:r>
        <w:rPr>
          <w:rFonts w:hint="eastAsia" w:ascii="宋体" w:hAnsi="宋体"/>
        </w:rPr>
        <w:t>基于上述资料，完成下述问题：</w:t>
      </w:r>
    </w:p>
    <w:p>
      <w:pPr>
        <w:ind w:firstLine="480" w:firstLineChars="200"/>
        <w:rPr>
          <w:rFonts w:ascii="宋体" w:hAnsi="宋体"/>
        </w:rPr>
      </w:pPr>
      <w:r>
        <w:rPr>
          <w:rFonts w:hint="eastAsia" w:ascii="宋体" w:hAnsi="宋体"/>
        </w:rPr>
        <w:t>(1)给定一个相互作用网络，任选一个节点，攻击该节点后，产生级联失效后产生的最大相互连通集团，用</w:t>
      </w:r>
      <w:commentRangeStart w:id="16"/>
      <w:r>
        <w:rPr>
          <w:rFonts w:hint="eastAsia" w:ascii="宋体" w:hAnsi="宋体"/>
        </w:rPr>
        <w:t>matlab</w:t>
      </w:r>
      <w:commentRangeEnd w:id="16"/>
      <w:r>
        <w:commentReference w:id="16"/>
      </w:r>
      <w:r>
        <w:rPr>
          <w:rFonts w:hint="eastAsia" w:ascii="宋体" w:hAnsi="宋体"/>
        </w:rPr>
        <w:t>编程求该最大相互连通集团的大小。使用图1-1的例子检验程序的正确性。</w:t>
      </w:r>
    </w:p>
    <w:p>
      <w:pPr>
        <w:ind w:firstLine="480" w:firstLineChars="200"/>
        <w:rPr>
          <w:rFonts w:ascii="宋体" w:hAnsi="宋体"/>
        </w:rPr>
      </w:pPr>
      <w:r>
        <w:rPr>
          <w:rFonts w:hint="eastAsia" w:ascii="宋体" w:hAnsi="宋体"/>
        </w:rPr>
        <w:t>(2)附件1（注意数据说明，数据必须用matlab打开）中包含了4个相互作用网络，请基于(1)中的程序，随机攻击其中一个网络中所有节点中比例为p(0&lt;p&lt;=1)的节点，得出最大相互连通集团的节点数与总节点数的比例r。考虑到随机性，固定p，给出随机攻击100次后r的均值，并画出p和r的均值关系图。</w:t>
      </w:r>
    </w:p>
    <w:p>
      <w:pPr>
        <w:ind w:firstLine="480" w:firstLineChars="200"/>
        <w:rPr>
          <w:rFonts w:ascii="宋体" w:hAnsi="宋体"/>
        </w:rPr>
      </w:pPr>
      <w:r>
        <w:rPr>
          <w:rFonts w:hint="eastAsia" w:ascii="宋体" w:hAnsi="宋体"/>
        </w:rPr>
        <w:t>(3)建立优化模型，选择m个节点进行攻击，使得最终最大相互连通集团的节点数量g最少。基于该模型，当m为1-50时，求出附件1中4个相互作用网络的g，并画出m和g的关系图。</w:t>
      </w:r>
    </w:p>
    <w:p>
      <w:pPr>
        <w:ind w:firstLine="480" w:firstLineChars="200"/>
        <w:rPr>
          <w:rFonts w:ascii="宋体" w:hAnsi="宋体"/>
        </w:rPr>
      </w:pPr>
      <w:r>
        <w:rPr>
          <w:rFonts w:hint="eastAsia" w:ascii="宋体" w:hAnsi="宋体"/>
        </w:rPr>
        <w:t>(4)评价上述模型的求解效率，建立更高效的求解算法。</w:t>
      </w:r>
    </w:p>
    <w:p>
      <w:pPr>
        <w:pStyle w:val="14"/>
        <w:outlineLvl w:val="0"/>
      </w:pPr>
      <w:r>
        <w:rPr>
          <w:rFonts w:hint="eastAsia"/>
        </w:rPr>
        <w:t>二、问题分析</w:t>
      </w:r>
    </w:p>
    <w:p>
      <w:pPr>
        <w:pStyle w:val="17"/>
        <w:outlineLvl w:val="1"/>
      </w:pPr>
      <w:r>
        <w:t>2.1 问题一的分析</w:t>
      </w:r>
    </w:p>
    <w:p>
      <w:pPr>
        <w:ind w:firstLine="480" w:firstLineChars="200"/>
        <w:rPr>
          <w:rFonts w:ascii="宋体" w:hAnsi="宋体"/>
        </w:rPr>
      </w:pPr>
      <w:r>
        <w:rPr>
          <w:rFonts w:hint="eastAsia" w:ascii="宋体" w:hAnsi="宋体"/>
        </w:rPr>
        <w:t>问题一要求给定一个相互作用网络，任选一个节点进行攻击，级联失效发生后，用matlab编程求最终最大相互连通集团的大小，并用图1-1的例子检验程序的正确性。</w:t>
      </w:r>
    </w:p>
    <w:p>
      <w:pPr>
        <w:ind w:firstLine="480" w:firstLineChars="200"/>
        <w:rPr>
          <w:rFonts w:ascii="宋体" w:hAnsi="宋体"/>
        </w:rPr>
      </w:pPr>
      <w:r>
        <w:rPr>
          <w:rFonts w:hint="eastAsia" w:ascii="宋体" w:hAnsi="宋体"/>
        </w:rPr>
        <w:t>级联失效模型的核心是失效链接的删除。在相互作用网络中，各点均在另外一个网络存在一个依赖节点，若依赖节点与该点不属于一个连通集团，则剔除两点相应的出边，使两点从属于一个连通集团。因此，各点与其依赖节点从属于一个连通集团是执行目标，其具体表现为删除被攻击的点及其出边、依赖点及其出边、导致各对相互依赖的点不属于一个连通集团的链接。</w:t>
      </w:r>
    </w:p>
    <w:p>
      <w:pPr>
        <w:ind w:firstLine="480" w:firstLineChars="200"/>
        <w:rPr>
          <w:rFonts w:ascii="宋体" w:hAnsi="宋体"/>
        </w:rPr>
      </w:pPr>
      <w:r>
        <w:rPr>
          <w:rFonts w:hint="eastAsia" w:ascii="宋体" w:hAnsi="宋体"/>
        </w:rPr>
        <w:t>考虑到问题的一般性，首先利用蒙特卡洛模拟法随机生成一个相互作用网络，该网络由顶点数都为</w:t>
      </w:r>
      <w:r>
        <w:rPr>
          <w:rFonts w:ascii="宋体" w:hAnsi="宋体"/>
        </w:rPr>
        <w:t>N</w:t>
      </w:r>
      <w:r>
        <w:rPr>
          <w:rFonts w:hint="eastAsia" w:ascii="宋体" w:hAnsi="宋体"/>
        </w:rPr>
        <w:t>的网络</w:t>
      </w:r>
      <w:r>
        <w:rPr>
          <w:rFonts w:ascii="宋体" w:hAnsi="宋体"/>
        </w:rPr>
        <w:t>A</w:t>
      </w:r>
      <w:r>
        <w:rPr>
          <w:rFonts w:hint="eastAsia" w:ascii="宋体" w:hAnsi="宋体"/>
        </w:rPr>
        <w:t>和网络B组成。对网络的各类参数进行定义后，定义级联失效中链接剔除准则，以及最大相互连通集团的识别方法，建立针对一个节点进行随机攻击的级联失效模型和算法。最后，将图1-1中的相互作用网络转化成邻接矩阵，验证上述模型及算法的准确性。</w:t>
      </w:r>
    </w:p>
    <w:p>
      <w:pPr>
        <w:jc w:val="center"/>
        <w:rPr>
          <w:rFonts w:ascii="宋体" w:hAnsi="宋体"/>
        </w:rPr>
      </w:pPr>
      <w:r>
        <w:rPr>
          <w:rFonts w:ascii="宋体" w:hAnsi="宋体"/>
        </w:rPr>
        <w:object>
          <v:shape id="_x0000_i1026" o:spt="75" type="#_x0000_t75" style="height:297.6pt;width:262.2pt;" o:ole="t" filled="f" o:preferrelative="t" stroked="f" coordsize="21600,21600">
            <v:path/>
            <v:fill on="f" focussize="0,0"/>
            <v:stroke on="f" joinstyle="miter"/>
            <v:imagedata r:id="rId9" o:title=""/>
            <o:lock v:ext="edit" aspectratio="t"/>
            <w10:wrap type="none"/>
            <w10:anchorlock/>
          </v:shape>
          <o:OLEObject Type="Embed" ProgID="AxGlyph.Document" ShapeID="_x0000_i1026" DrawAspect="Content" ObjectID="_1468075726" r:id="rId8">
            <o:LockedField>false</o:LockedField>
          </o:OLEObject>
        </w:object>
      </w:r>
    </w:p>
    <w:p>
      <w:pPr>
        <w:jc w:val="center"/>
        <w:rPr>
          <w:rFonts w:ascii="宋体" w:hAnsi="宋体"/>
        </w:rPr>
      </w:pPr>
      <w:commentRangeStart w:id="17"/>
      <w:r>
        <w:rPr>
          <w:rFonts w:hint="eastAsia" w:ascii="宋体" w:hAnsi="宋体"/>
        </w:rPr>
        <w:t>图2-1</w:t>
      </w:r>
      <w:r>
        <w:rPr>
          <w:rFonts w:ascii="宋体" w:hAnsi="宋体"/>
        </w:rPr>
        <w:t xml:space="preserve"> </w:t>
      </w:r>
      <w:r>
        <w:rPr>
          <w:rFonts w:hint="eastAsia" w:ascii="宋体" w:hAnsi="宋体"/>
        </w:rPr>
        <w:t>问题一思路流程图</w:t>
      </w:r>
      <w:commentRangeEnd w:id="17"/>
      <w:r>
        <w:commentReference w:id="17"/>
      </w:r>
    </w:p>
    <w:p>
      <w:pPr>
        <w:pStyle w:val="17"/>
        <w:outlineLvl w:val="1"/>
      </w:pPr>
      <w:r>
        <w:t>2.2问题二的分析</w:t>
      </w:r>
    </w:p>
    <w:p>
      <w:pPr>
        <w:ind w:firstLine="480" w:firstLineChars="200"/>
        <w:rPr>
          <w:rFonts w:ascii="宋体" w:hAnsi="宋体"/>
        </w:rPr>
      </w:pPr>
      <w:r>
        <w:rPr>
          <w:rFonts w:hint="eastAsia" w:ascii="宋体" w:hAnsi="宋体"/>
        </w:rPr>
        <w:t>针对节点间链接关系固定的已知网络，给出对多个节点进行随机攻击的级联失效模型，并研究被攻击节点数所占总节点数比例p与攻击后的最终状态下最大连通集团所含节点数占总节点数比例r的关系。</w:t>
      </w:r>
    </w:p>
    <w:p>
      <w:pPr>
        <w:ind w:firstLine="480" w:firstLineChars="200"/>
        <w:rPr>
          <w:rFonts w:ascii="宋体" w:hAnsi="宋体"/>
        </w:rPr>
      </w:pPr>
      <w:r>
        <w:rPr>
          <w:rFonts w:hint="eastAsia" w:ascii="宋体" w:hAnsi="宋体"/>
        </w:rPr>
        <w:t>观察到附件中给出的四个网络的表示既有稀疏矩阵形式，也有邻接矩阵形式，全部处理成邻接矩阵形式。考虑到网络度大节点受攻击后对网络破坏效率更大，那么平均度更小的网络受到相同攻击后级联失效现象更显著，因此求解四个网络的平均度&lt;</w:t>
      </w:r>
      <w:r>
        <w:rPr>
          <w:rFonts w:ascii="宋体" w:hAnsi="宋体"/>
        </w:rPr>
        <w:t>k&gt;</w:t>
      </w:r>
      <w:r>
        <w:rPr>
          <w:rFonts w:hint="eastAsia" w:ascii="宋体" w:hAnsi="宋体"/>
        </w:rPr>
        <w:t>，选择平均度最大的网络进行攻击。问题二中认为该网络节点都是无差别的，所以每个节点被随机攻击到的概率是相等的，基于问题一的级联失效模型，</w:t>
      </w:r>
      <w:commentRangeStart w:id="18"/>
      <w:r>
        <w:rPr>
          <w:rFonts w:hint="eastAsia" w:ascii="宋体" w:hAnsi="宋体"/>
        </w:rPr>
        <w:t>通过蒙特卡洛模拟法给出随机参数p，求解受到攻击后最终的网络状态及该状态下的r值大小。</w:t>
      </w:r>
      <w:commentRangeEnd w:id="18"/>
      <w:r>
        <w:commentReference w:id="18"/>
      </w:r>
      <w:r>
        <w:rPr>
          <w:rFonts w:hint="eastAsia" w:ascii="宋体" w:hAnsi="宋体"/>
        </w:rPr>
        <w:t>最后根据得出的p、r关系图对该网络的级联失效进程、攻击阈值等网络属性进行分析。</w:t>
      </w:r>
    </w:p>
    <w:p>
      <w:pPr>
        <w:jc w:val="center"/>
        <w:rPr>
          <w:rFonts w:ascii="宋体" w:hAnsi="宋体"/>
        </w:rPr>
      </w:pPr>
      <w:r>
        <w:rPr>
          <w:rFonts w:ascii="宋体" w:hAnsi="宋体"/>
        </w:rPr>
        <w:object>
          <v:shape id="_x0000_i1027" o:spt="75" type="#_x0000_t75" style="height:311.4pt;width:261.6pt;" o:ole="t" filled="f" o:preferrelative="t" stroked="f" coordsize="21600,21600">
            <v:path/>
            <v:fill on="f" focussize="0,0"/>
            <v:stroke on="f" joinstyle="miter"/>
            <v:imagedata r:id="rId11" o:title=""/>
            <o:lock v:ext="edit" aspectratio="t"/>
            <w10:wrap type="none"/>
            <w10:anchorlock/>
          </v:shape>
          <o:OLEObject Type="Embed" ProgID="AxGlyph.Document" ShapeID="_x0000_i1027" DrawAspect="Content" ObjectID="_1468075727" r:id="rId10">
            <o:LockedField>false</o:LockedField>
          </o:OLEObject>
        </w:object>
      </w:r>
    </w:p>
    <w:p>
      <w:pPr>
        <w:jc w:val="center"/>
        <w:rPr>
          <w:rFonts w:ascii="宋体" w:hAnsi="宋体"/>
        </w:rPr>
      </w:pPr>
      <w:commentRangeStart w:id="19"/>
      <w:r>
        <w:rPr>
          <w:rFonts w:hint="eastAsia" w:ascii="宋体" w:hAnsi="宋体"/>
        </w:rPr>
        <w:t>图2-2</w:t>
      </w:r>
      <w:r>
        <w:rPr>
          <w:rFonts w:ascii="宋体" w:hAnsi="宋体"/>
        </w:rPr>
        <w:t xml:space="preserve"> </w:t>
      </w:r>
      <w:r>
        <w:rPr>
          <w:rFonts w:hint="eastAsia" w:ascii="宋体" w:hAnsi="宋体"/>
        </w:rPr>
        <w:t>问题二思路图</w:t>
      </w:r>
      <w:commentRangeEnd w:id="19"/>
      <w:r>
        <w:commentReference w:id="19"/>
      </w:r>
    </w:p>
    <w:p>
      <w:pPr>
        <w:pStyle w:val="17"/>
        <w:outlineLvl w:val="1"/>
      </w:pPr>
      <w:r>
        <w:t>2.</w:t>
      </w:r>
      <w:r>
        <w:rPr>
          <w:rFonts w:hint="eastAsia"/>
        </w:rPr>
        <w:t>3</w:t>
      </w:r>
      <w:r>
        <w:t>问题</w:t>
      </w:r>
      <w:r>
        <w:rPr>
          <w:rFonts w:hint="eastAsia"/>
        </w:rPr>
        <w:t>三</w:t>
      </w:r>
      <w:r>
        <w:t>的分析</w:t>
      </w:r>
    </w:p>
    <w:p>
      <w:pPr>
        <w:ind w:firstLine="480" w:firstLineChars="200"/>
        <w:rPr>
          <w:rFonts w:ascii="宋体" w:hAnsi="宋体"/>
        </w:rPr>
      </w:pPr>
      <w:r>
        <w:rPr>
          <w:rFonts w:hint="eastAsia" w:ascii="宋体" w:hAnsi="宋体"/>
        </w:rPr>
        <w:t>问题三要求建立以最终最大相互连通集团的节点数量g最少为目标的选择m个点的优化模型，当攻击点数m为1-50时，基于该模型求解4个已知网络的g，并研究m、g的相互关系。</w:t>
      </w:r>
    </w:p>
    <w:p>
      <w:pPr>
        <w:ind w:firstLine="480" w:firstLineChars="200"/>
        <w:rPr>
          <w:rFonts w:ascii="宋体" w:hAnsi="宋体"/>
        </w:rPr>
      </w:pPr>
      <w:r>
        <w:rPr>
          <w:rFonts w:hint="eastAsia" w:ascii="宋体" w:hAnsi="宋体"/>
        </w:rPr>
        <w:t>考虑到每个节点的链接差异性，为了实现最终最大相互连通集团的节点数量最少的目标，在度大攻击原则、关键位置攻击原则和最大连团攻击原则约束下，建立混合整数规划模型，利用蒙特卡洛模拟法随机生成节点组合，以最大相互连通集团节点数最少为最终输出条件并进行足够多次数的循环，以此来逼近不同m值下最优的攻击点策略。画出m和g的关系图后，研究g随m变化而变化的趋势、突变点等属性，做出相关的理论分析。</w:t>
      </w:r>
    </w:p>
    <w:p>
      <w:pPr>
        <w:jc w:val="center"/>
        <w:rPr>
          <w:rFonts w:ascii="宋体" w:hAnsi="宋体"/>
        </w:rPr>
      </w:pPr>
      <w:commentRangeStart w:id="20"/>
      <w:r>
        <w:rPr>
          <w:rFonts w:ascii="宋体" w:hAnsi="宋体"/>
        </w:rPr>
        <w:object>
          <v:shape id="_x0000_i1028" o:spt="75" type="#_x0000_t75" style="height:348pt;width:247.2pt;" o:ole="t" filled="f" o:preferrelative="t" stroked="f" coordsize="21600,21600">
            <v:path/>
            <v:fill on="f" focussize="0,0"/>
            <v:stroke on="f"/>
            <v:imagedata r:id="rId13" o:title=""/>
            <o:lock v:ext="edit" aspectratio="t"/>
            <w10:wrap type="none"/>
            <w10:anchorlock/>
          </v:shape>
          <o:OLEObject Type="Embed" ProgID="AxGlyph.Document" ShapeID="_x0000_i1028" DrawAspect="Content" ObjectID="_1468075728" r:id="rId12">
            <o:LockedField>false</o:LockedField>
          </o:OLEObject>
        </w:object>
      </w:r>
      <w:commentRangeEnd w:id="20"/>
      <w:r>
        <w:commentReference w:id="20"/>
      </w:r>
    </w:p>
    <w:p>
      <w:pPr>
        <w:jc w:val="center"/>
        <w:rPr>
          <w:rFonts w:ascii="宋体" w:hAnsi="宋体"/>
        </w:rPr>
      </w:pPr>
      <w:r>
        <w:rPr>
          <w:rFonts w:hint="eastAsia" w:ascii="宋体" w:hAnsi="宋体"/>
        </w:rPr>
        <w:t>图2-3</w:t>
      </w:r>
      <w:r>
        <w:rPr>
          <w:rFonts w:ascii="宋体" w:hAnsi="宋体"/>
        </w:rPr>
        <w:t xml:space="preserve"> </w:t>
      </w:r>
      <w:r>
        <w:rPr>
          <w:rFonts w:hint="eastAsia" w:ascii="宋体" w:hAnsi="宋体"/>
        </w:rPr>
        <w:t>问题三思路流程图</w:t>
      </w:r>
    </w:p>
    <w:p>
      <w:pPr>
        <w:pStyle w:val="17"/>
        <w:outlineLvl w:val="1"/>
      </w:pPr>
      <w:r>
        <w:t>2.</w:t>
      </w:r>
      <w:r>
        <w:rPr>
          <w:rFonts w:hint="eastAsia"/>
        </w:rPr>
        <w:t>4</w:t>
      </w:r>
      <w:r>
        <w:t>问题</w:t>
      </w:r>
      <w:r>
        <w:rPr>
          <w:rFonts w:hint="eastAsia"/>
        </w:rPr>
        <w:t>四</w:t>
      </w:r>
      <w:r>
        <w:t>的分析</w:t>
      </w:r>
    </w:p>
    <w:p>
      <w:pPr>
        <w:ind w:firstLine="480" w:firstLineChars="200"/>
      </w:pPr>
      <w:bookmarkStart w:id="2" w:name="_Hlk43137493"/>
      <w:r>
        <w:rPr>
          <w:rFonts w:hint="eastAsia"/>
        </w:rPr>
        <w:t>问题四要求评价问题三算法效率，并针对问题三的问题给出更高效的算法。</w:t>
      </w:r>
    </w:p>
    <w:p>
      <w:pPr>
        <w:ind w:firstLine="480" w:firstLineChars="200"/>
        <w:rPr>
          <w:rFonts w:ascii="宋体" w:hAnsi="宋体"/>
        </w:rPr>
      </w:pPr>
      <w:r>
        <w:rPr>
          <w:rFonts w:hint="eastAsia" w:ascii="宋体" w:hAnsi="宋体"/>
        </w:rPr>
        <w:t>在相互作用网络中，攻击节点的选择方案多种多样，且产生级联失效后产生的最大相互连通集团中节点数量的优化常常涉及大量的信息，计算量大且复杂一般、一般需要借助优化算法解决该问题，如线性规划、动态规划、Dijkstra、遗传算法、模拟退火算法等算法，这些算法大多数建立在图论的基础上寻找最优解，通过建立邻接矩阵，设置限制条件确定合理的选择，考虑到已知网络的复杂性，</w:t>
      </w:r>
      <w:commentRangeStart w:id="21"/>
      <w:r>
        <w:rPr>
          <w:rFonts w:hint="eastAsia" w:ascii="宋体" w:hAnsi="宋体"/>
        </w:rPr>
        <w:t>我们选择了准确性和收敛速度最快的遗传算法，</w:t>
      </w:r>
      <w:commentRangeEnd w:id="21"/>
      <w:r>
        <w:commentReference w:id="21"/>
      </w:r>
      <w:r>
        <w:rPr>
          <w:rFonts w:hint="eastAsia" w:ascii="宋体" w:hAnsi="宋体"/>
        </w:rPr>
        <w:t>利用matlab通过编码、设置适应度函数等步骤求解第三问中优化问题，针对data4数据进行结果的比较。为了检验所建立的遗传算法效率，通过选择合适的指标，利用</w:t>
      </w:r>
      <w:commentRangeStart w:id="22"/>
      <w:r>
        <w:rPr>
          <w:rFonts w:hint="eastAsia" w:ascii="宋体" w:hAnsi="宋体"/>
        </w:rPr>
        <w:t>A</w:t>
      </w:r>
      <w:r>
        <w:rPr>
          <w:rFonts w:ascii="宋体" w:hAnsi="宋体"/>
        </w:rPr>
        <w:t>HP</w:t>
      </w:r>
      <w:r>
        <w:rPr>
          <w:rFonts w:hint="eastAsia" w:ascii="宋体" w:hAnsi="宋体"/>
        </w:rPr>
        <w:t>层次分析法</w:t>
      </w:r>
      <w:commentRangeEnd w:id="22"/>
      <w:r>
        <w:commentReference w:id="22"/>
      </w:r>
      <w:r>
        <w:rPr>
          <w:rFonts w:hint="eastAsia" w:ascii="宋体" w:hAnsi="宋体"/>
        </w:rPr>
        <w:t>对遗传算法和第三问中的蒙特卡洛算法进行综合评分。</w:t>
      </w:r>
    </w:p>
    <w:bookmarkEnd w:id="2"/>
    <w:p>
      <w:pPr>
        <w:jc w:val="center"/>
        <w:rPr>
          <w:rFonts w:ascii="宋体" w:hAnsi="宋体"/>
        </w:rPr>
      </w:pPr>
      <w:r>
        <w:rPr>
          <w:rFonts w:ascii="宋体" w:hAnsi="宋体"/>
        </w:rPr>
        <w:object>
          <v:shape id="_x0000_i1029" o:spt="75" type="#_x0000_t75" style="height:283.8pt;width:340.8pt;" o:ole="t" filled="f" o:preferrelative="t" stroked="f" coordsize="21600,21600">
            <v:path/>
            <v:fill on="f" focussize="0,0"/>
            <v:stroke on="f" joinstyle="miter"/>
            <v:imagedata r:id="rId15" o:title=""/>
            <o:lock v:ext="edit" aspectratio="t"/>
            <w10:wrap type="none"/>
            <w10:anchorlock/>
          </v:shape>
          <o:OLEObject Type="Embed" ProgID="AxGlyph.Document" ShapeID="_x0000_i1029" DrawAspect="Content" ObjectID="_1468075729" r:id="rId14">
            <o:LockedField>false</o:LockedField>
          </o:OLEObject>
        </w:object>
      </w:r>
    </w:p>
    <w:p>
      <w:pPr>
        <w:jc w:val="center"/>
        <w:rPr>
          <w:rFonts w:ascii="宋体" w:hAnsi="宋体"/>
        </w:rPr>
      </w:pPr>
      <w:r>
        <w:rPr>
          <w:rFonts w:hint="eastAsia" w:ascii="宋体" w:hAnsi="宋体"/>
        </w:rPr>
        <w:t>图2-4</w:t>
      </w:r>
      <w:r>
        <w:rPr>
          <w:rFonts w:ascii="宋体" w:hAnsi="宋体"/>
        </w:rPr>
        <w:t xml:space="preserve"> </w:t>
      </w:r>
      <w:r>
        <w:rPr>
          <w:rFonts w:hint="eastAsia" w:ascii="宋体" w:hAnsi="宋体"/>
        </w:rPr>
        <w:t>问题四分析图</w:t>
      </w:r>
    </w:p>
    <w:p>
      <w:pPr>
        <w:jc w:val="center"/>
        <w:rPr>
          <w:rFonts w:hint="eastAsia" w:ascii="宋体" w:hAnsi="宋体"/>
        </w:rPr>
      </w:pPr>
    </w:p>
    <w:p>
      <w:pPr>
        <w:pStyle w:val="14"/>
        <w:outlineLvl w:val="0"/>
      </w:pPr>
      <w:r>
        <w:rPr>
          <w:rFonts w:hint="eastAsia"/>
        </w:rPr>
        <w:t>三、模型假设</w:t>
      </w:r>
    </w:p>
    <w:p>
      <w:pPr>
        <w:rPr>
          <w:rFonts w:ascii="宋体" w:hAnsi="宋体"/>
        </w:rPr>
      </w:pPr>
      <w:r>
        <w:rPr>
          <w:rFonts w:hint="eastAsia" w:ascii="宋体" w:hAnsi="宋体"/>
        </w:rPr>
        <w:t>假设1：文中相互作用网络都是由相同位置节点具有相互依赖关系的两个子网络组成。</w:t>
      </w:r>
    </w:p>
    <w:p>
      <w:pPr>
        <w:rPr>
          <w:rFonts w:ascii="宋体" w:hAnsi="宋体"/>
        </w:rPr>
      </w:pPr>
      <w:r>
        <w:rPr>
          <w:rFonts w:hint="eastAsia" w:ascii="宋体" w:hAnsi="宋体"/>
        </w:rPr>
        <w:t>假设2：只考虑对节点的随机攻击，各节点被攻击的概率相等。</w:t>
      </w:r>
    </w:p>
    <w:p>
      <w:pPr>
        <w:rPr>
          <w:rFonts w:ascii="宋体" w:hAnsi="宋体"/>
        </w:rPr>
      </w:pPr>
      <w:r>
        <w:rPr>
          <w:rFonts w:hint="eastAsia" w:ascii="宋体" w:hAnsi="宋体"/>
        </w:rPr>
        <w:t>假设3：假设每次攻击都是有效的。</w:t>
      </w:r>
    </w:p>
    <w:p>
      <w:pPr>
        <w:rPr>
          <w:rFonts w:ascii="宋体" w:hAnsi="宋体"/>
        </w:rPr>
      </w:pPr>
      <w:r>
        <w:rPr>
          <w:rFonts w:hint="eastAsia" w:ascii="宋体" w:hAnsi="宋体"/>
        </w:rPr>
        <w:t>假设4：位置相同的两节点间相互依赖关系是稳定的，只有其中一个节点受到攻击时才会切断该链接。</w:t>
      </w:r>
    </w:p>
    <w:p>
      <w:pPr>
        <w:rPr>
          <w:rFonts w:hint="eastAsia" w:ascii="宋体" w:hAnsi="宋体"/>
        </w:rPr>
      </w:pPr>
    </w:p>
    <w:p>
      <w:pPr>
        <w:pStyle w:val="14"/>
        <w:outlineLvl w:val="0"/>
      </w:pPr>
      <w:r>
        <w:rPr>
          <w:rFonts w:hint="eastAsia"/>
        </w:rPr>
        <w:t>四、符号说明</w:t>
      </w:r>
    </w:p>
    <w:tbl>
      <w:tblPr>
        <w:tblStyle w:val="11"/>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2552"/>
        <w:gridCol w:w="467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2552" w:type="dxa"/>
            <w:tcBorders>
              <w:top w:val="single" w:color="auto" w:sz="12" w:space="0"/>
              <w:left w:val="nil"/>
              <w:bottom w:val="single" w:color="auto" w:sz="12" w:space="0"/>
              <w:right w:val="nil"/>
              <w:insideH w:val="single" w:sz="12" w:space="0"/>
              <w:insideV w:val="nil"/>
              <w:tl2br w:val="nil"/>
              <w:tr2bl w:val="nil"/>
            </w:tcBorders>
            <w:vAlign w:val="center"/>
          </w:tcPr>
          <w:p>
            <w:pPr>
              <w:jc w:val="center"/>
            </w:pPr>
            <w:r>
              <w:rPr>
                <w:rFonts w:hint="eastAsia"/>
              </w:rPr>
              <w:t>符号</w:t>
            </w:r>
          </w:p>
        </w:tc>
        <w:tc>
          <w:tcPr>
            <w:tcW w:w="4678" w:type="dxa"/>
            <w:tcBorders>
              <w:top w:val="single" w:color="auto" w:sz="12" w:space="0"/>
              <w:bottom w:val="single" w:color="auto" w:sz="12" w:space="0"/>
              <w:right w:val="nil"/>
              <w:insideH w:val="single" w:sz="12" w:space="0"/>
              <w:insideV w:val="nil"/>
              <w:tl2br w:val="nil"/>
              <w:tr2bl w:val="nil"/>
            </w:tcBorders>
            <w:vAlign w:val="center"/>
          </w:tcPr>
          <w:p>
            <w:pPr>
              <w:jc w:val="center"/>
            </w:pPr>
            <w:r>
              <w:rPr>
                <w:rFonts w:hint="eastAsia"/>
              </w:rPr>
              <w:t>符号说明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2552" w:type="dxa"/>
            <w:vAlign w:val="center"/>
          </w:tcPr>
          <w:p>
            <w:pPr>
              <w:jc w:val="center"/>
            </w:pPr>
            <w:r>
              <w:rPr>
                <w:position w:val="-12"/>
              </w:rPr>
              <w:object>
                <v:shape id="_x0000_i1030" o:spt="75" type="#_x0000_t75" style="height:18pt;width:14.4pt;" o:ole="t" filled="f" o:preferrelative="t" stroked="f" coordsize="21600,21600">
                  <v:path/>
                  <v:fill on="f" focussize="0,0"/>
                  <v:stroke on="f" joinstyle="miter"/>
                  <v:imagedata r:id="rId17" o:title=""/>
                  <o:lock v:ext="edit" aspectratio="t"/>
                  <w10:wrap type="none"/>
                  <w10:anchorlock/>
                </v:shape>
                <o:OLEObject Type="Embed" ProgID="Equation.AxMath" ShapeID="_x0000_i1030" DrawAspect="Content" ObjectID="_1468075730" r:id="rId16">
                  <o:LockedField>false</o:LockedField>
                </o:OLEObject>
              </w:object>
            </w:r>
          </w:p>
        </w:tc>
        <w:tc>
          <w:tcPr>
            <w:tcW w:w="4678" w:type="dxa"/>
            <w:vAlign w:val="center"/>
          </w:tcPr>
          <w:p>
            <w:pPr>
              <w:jc w:val="center"/>
            </w:pPr>
            <w:r>
              <w:rPr>
                <w:rFonts w:hint="eastAsia"/>
              </w:rPr>
              <w:t>A网络节点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2552" w:type="dxa"/>
            <w:vAlign w:val="center"/>
          </w:tcPr>
          <w:p>
            <w:pPr>
              <w:jc w:val="center"/>
            </w:pPr>
            <w:r>
              <w:rPr>
                <w:position w:val="-12"/>
              </w:rPr>
              <w:object>
                <v:shape id="_x0000_i1031" o:spt="75" type="#_x0000_t75" style="height:18pt;width:18.6pt;" o:ole="t" filled="f" o:preferrelative="t" stroked="f" coordsize="21600,21600">
                  <v:path/>
                  <v:fill on="f" focussize="0,0"/>
                  <v:stroke on="f" joinstyle="miter"/>
                  <v:imagedata r:id="rId19" o:title=""/>
                  <o:lock v:ext="edit" aspectratio="t"/>
                  <w10:wrap type="none"/>
                  <w10:anchorlock/>
                </v:shape>
                <o:OLEObject Type="Embed" ProgID="Equation.AxMath" ShapeID="_x0000_i1031" DrawAspect="Content" ObjectID="_1468075731" r:id="rId18">
                  <o:LockedField>false</o:LockedField>
                </o:OLEObject>
              </w:object>
            </w:r>
          </w:p>
        </w:tc>
        <w:tc>
          <w:tcPr>
            <w:tcW w:w="4678" w:type="dxa"/>
            <w:vAlign w:val="center"/>
          </w:tcPr>
          <w:p>
            <w:pPr>
              <w:jc w:val="center"/>
            </w:pPr>
            <w:r>
              <w:rPr>
                <w:rFonts w:hint="eastAsia"/>
              </w:rPr>
              <w:t>B网络节点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2552" w:type="dxa"/>
            <w:vAlign w:val="center"/>
          </w:tcPr>
          <w:p>
            <w:pPr>
              <w:jc w:val="center"/>
            </w:pPr>
            <w:r>
              <w:rPr>
                <w:position w:val="-16"/>
              </w:rPr>
              <w:object>
                <v:shape id="_x0000_i1032" o:spt="75" type="#_x0000_t75" style="height:20.4pt;width:25.8pt;" o:ole="t" filled="f" o:preferrelative="t" stroked="f" coordsize="21600,21600">
                  <v:path/>
                  <v:fill on="f" focussize="0,0"/>
                  <v:stroke on="f" joinstyle="miter"/>
                  <v:imagedata r:id="rId21" o:title=""/>
                  <o:lock v:ext="edit" aspectratio="t"/>
                  <w10:wrap type="none"/>
                  <w10:anchorlock/>
                </v:shape>
                <o:OLEObject Type="Embed" ProgID="Equation.AxMath" ShapeID="_x0000_i1032" DrawAspect="Content" ObjectID="_1468075732" r:id="rId20">
                  <o:LockedField>false</o:LockedField>
                </o:OLEObject>
              </w:object>
            </w:r>
          </w:p>
        </w:tc>
        <w:tc>
          <w:tcPr>
            <w:tcW w:w="4678" w:type="dxa"/>
            <w:vAlign w:val="center"/>
          </w:tcPr>
          <w:p>
            <w:pPr>
              <w:jc w:val="center"/>
            </w:pPr>
            <w:r>
              <w:rPr>
                <w:rFonts w:hint="eastAsia"/>
              </w:rPr>
              <w:t>连通分量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2552" w:type="dxa"/>
            <w:vAlign w:val="center"/>
          </w:tcPr>
          <w:p>
            <w:pPr>
              <w:jc w:val="center"/>
            </w:pPr>
            <w:r>
              <w:rPr>
                <w:position w:val="-12"/>
              </w:rPr>
              <w:object>
                <v:shape id="_x0000_i1033" o:spt="75" type="#_x0000_t75" style="height:18pt;width:14.4pt;" o:ole="t" filled="f" o:preferrelative="t" stroked="f" coordsize="21600,21600">
                  <v:path/>
                  <v:fill on="f" focussize="0,0"/>
                  <v:stroke on="f" joinstyle="miter"/>
                  <v:imagedata r:id="rId23" o:title=""/>
                  <o:lock v:ext="edit" aspectratio="t"/>
                  <w10:wrap type="none"/>
                  <w10:anchorlock/>
                </v:shape>
                <o:OLEObject Type="Embed" ProgID="Equation.AxMath" ShapeID="_x0000_i1033" DrawAspect="Content" ObjectID="_1468075733" r:id="rId22">
                  <o:LockedField>false</o:LockedField>
                </o:OLEObject>
              </w:object>
            </w:r>
          </w:p>
        </w:tc>
        <w:tc>
          <w:tcPr>
            <w:tcW w:w="4678" w:type="dxa"/>
            <w:vAlign w:val="center"/>
          </w:tcPr>
          <w:p>
            <w:pPr>
              <w:jc w:val="center"/>
            </w:pPr>
            <w:r>
              <w:rPr>
                <w:rFonts w:hint="eastAsia"/>
              </w:rPr>
              <w:t>被攻击点的集合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2552" w:type="dxa"/>
            <w:vAlign w:val="center"/>
          </w:tcPr>
          <w:p>
            <w:pPr>
              <w:jc w:val="center"/>
            </w:pPr>
            <w:r>
              <w:rPr>
                <w:position w:val="-16"/>
              </w:rPr>
              <w:object>
                <v:shape id="_x0000_i1034" o:spt="75" type="#_x0000_t75" style="height:20.4pt;width:19.2pt;" o:ole="t" filled="f" o:preferrelative="t" stroked="f" coordsize="21600,21600">
                  <v:path/>
                  <v:fill on="f" focussize="0,0"/>
                  <v:stroke on="f" joinstyle="miter"/>
                  <v:imagedata r:id="rId25" o:title=""/>
                  <o:lock v:ext="edit" aspectratio="t"/>
                  <w10:wrap type="none"/>
                  <w10:anchorlock/>
                </v:shape>
                <o:OLEObject Type="Embed" ProgID="Equation.AxMath" ShapeID="_x0000_i1034" DrawAspect="Content" ObjectID="_1468075734" r:id="rId24">
                  <o:LockedField>false</o:LockedField>
                </o:OLEObject>
              </w:object>
            </w:r>
          </w:p>
        </w:tc>
        <w:tc>
          <w:tcPr>
            <w:tcW w:w="4678" w:type="dxa"/>
            <w:vAlign w:val="center"/>
          </w:tcPr>
          <w:p>
            <w:pPr>
              <w:jc w:val="center"/>
            </w:pPr>
            <w:r>
              <w:rPr>
                <w:rFonts w:hint="eastAsia"/>
              </w:rPr>
              <w:t>A网络中链接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2552" w:type="dxa"/>
            <w:vAlign w:val="center"/>
          </w:tcPr>
          <w:p>
            <w:pPr>
              <w:jc w:val="center"/>
            </w:pPr>
            <w:r>
              <w:rPr>
                <w:position w:val="-16"/>
              </w:rPr>
              <w:object>
                <v:shape id="_x0000_i1035" o:spt="75" type="#_x0000_t75" style="height:20.4pt;width:28.2pt;" o:ole="t" filled="f" o:preferrelative="t" stroked="f" coordsize="21600,21600">
                  <v:path/>
                  <v:fill on="f" focussize="0,0"/>
                  <v:stroke on="f" joinstyle="miter"/>
                  <v:imagedata r:id="rId27" o:title=""/>
                  <o:lock v:ext="edit" aspectratio="t"/>
                  <w10:wrap type="none"/>
                  <w10:anchorlock/>
                </v:shape>
                <o:OLEObject Type="Embed" ProgID="Equation.AxMath" ShapeID="_x0000_i1035" DrawAspect="Content" ObjectID="_1468075735" r:id="rId26">
                  <o:LockedField>false</o:LockedField>
                </o:OLEObject>
              </w:object>
            </w:r>
          </w:p>
        </w:tc>
        <w:tc>
          <w:tcPr>
            <w:tcW w:w="4678" w:type="dxa"/>
            <w:vAlign w:val="center"/>
          </w:tcPr>
          <w:p>
            <w:pPr>
              <w:jc w:val="center"/>
            </w:pPr>
            <w:r>
              <w:rPr>
                <w:rFonts w:hint="eastAsia"/>
              </w:rPr>
              <w:t>B网络中链接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2552" w:type="dxa"/>
            <w:vAlign w:val="center"/>
          </w:tcPr>
          <w:p>
            <w:pPr>
              <w:jc w:val="center"/>
            </w:pPr>
            <w:r>
              <w:rPr>
                <w:position w:val="-12"/>
              </w:rPr>
              <w:object>
                <v:shape id="_x0000_i1036" o:spt="75" type="#_x0000_t75" style="height:18pt;width:16.8pt;" o:ole="t" filled="f" o:preferrelative="t" stroked="f" coordsize="21600,21600">
                  <v:path/>
                  <v:fill on="f" focussize="0,0"/>
                  <v:stroke on="f" joinstyle="miter"/>
                  <v:imagedata r:id="rId29" o:title=""/>
                  <o:lock v:ext="edit" aspectratio="t"/>
                  <w10:wrap type="none"/>
                  <w10:anchorlock/>
                </v:shape>
                <o:OLEObject Type="Embed" ProgID="Equation.AxMath" ShapeID="_x0000_i1036" DrawAspect="Content" ObjectID="_1468075736" r:id="rId28">
                  <o:LockedField>false</o:LockedField>
                </o:OLEObject>
              </w:object>
            </w:r>
          </w:p>
        </w:tc>
        <w:tc>
          <w:tcPr>
            <w:tcW w:w="4678" w:type="dxa"/>
            <w:vAlign w:val="center"/>
          </w:tcPr>
          <w:p>
            <w:pPr>
              <w:jc w:val="center"/>
            </w:pPr>
            <w:r>
              <w:rPr>
                <w:rFonts w:hint="eastAsia"/>
              </w:rPr>
              <w:t>相同位置节点依赖关系</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2552" w:type="dxa"/>
            <w:vAlign w:val="center"/>
          </w:tcPr>
          <w:p>
            <w:pPr>
              <w:jc w:val="center"/>
            </w:pPr>
            <w:r>
              <w:rPr>
                <w:position w:val="-12"/>
              </w:rPr>
              <w:object>
                <v:shape id="_x0000_i1037" o:spt="75" type="#_x0000_t75" style="height:18pt;width:11.4pt;" o:ole="t" filled="f" o:preferrelative="t" stroked="f" coordsize="21600,21600">
                  <v:path/>
                  <v:fill on="f" focussize="0,0"/>
                  <v:stroke on="f" joinstyle="miter"/>
                  <v:imagedata r:id="rId31" o:title=""/>
                  <o:lock v:ext="edit" aspectratio="t"/>
                  <w10:wrap type="none"/>
                  <w10:anchorlock/>
                </v:shape>
                <o:OLEObject Type="Embed" ProgID="Equation.AxMath" ShapeID="_x0000_i1037" DrawAspect="Content" ObjectID="_1468075737" r:id="rId30">
                  <o:LockedField>false</o:LockedField>
                </o:OLEObject>
              </w:object>
            </w:r>
          </w:p>
        </w:tc>
        <w:tc>
          <w:tcPr>
            <w:tcW w:w="4678" w:type="dxa"/>
            <w:vAlign w:val="center"/>
          </w:tcPr>
          <w:p>
            <w:pPr>
              <w:jc w:val="center"/>
            </w:pPr>
            <w:r>
              <w:rPr>
                <w:rFonts w:hint="eastAsia"/>
              </w:rPr>
              <w:t>节点的度数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2552" w:type="dxa"/>
            <w:vAlign w:val="center"/>
          </w:tcPr>
          <w:p>
            <w:pPr>
              <w:jc w:val="center"/>
            </w:pPr>
            <w:r>
              <w:rPr>
                <w:position w:val="-12"/>
              </w:rPr>
              <w:object>
                <v:shape id="_x0000_i1038" o:spt="75" type="#_x0000_t75" style="height:18.6pt;width:20.4pt;" o:ole="t" filled="f" o:preferrelative="t" stroked="f" coordsize="21600,21600">
                  <v:path/>
                  <v:fill on="f" focussize="0,0"/>
                  <v:stroke on="f" joinstyle="miter"/>
                  <v:imagedata r:id="rId33" o:title=""/>
                  <o:lock v:ext="edit" aspectratio="t"/>
                  <w10:wrap type="none"/>
                  <w10:anchorlock/>
                </v:shape>
                <o:OLEObject Type="Embed" ProgID="Equation.AxMath" ShapeID="_x0000_i1038" DrawAspect="Content" ObjectID="_1468075738" r:id="rId32">
                  <o:LockedField>false</o:LockedField>
                </o:OLEObject>
              </w:object>
            </w:r>
          </w:p>
        </w:tc>
        <w:tc>
          <w:tcPr>
            <w:tcW w:w="4678" w:type="dxa"/>
            <w:vAlign w:val="center"/>
          </w:tcPr>
          <w:p>
            <w:pPr>
              <w:jc w:val="center"/>
            </w:pPr>
            <w:r>
              <w:rPr>
                <w:rFonts w:hint="eastAsia"/>
              </w:rPr>
              <w:t>网络的平均度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2552" w:type="dxa"/>
            <w:vAlign w:val="center"/>
          </w:tcPr>
          <w:p>
            <w:pPr>
              <w:jc w:val="center"/>
            </w:pPr>
            <w:r>
              <w:rPr>
                <w:position w:val="-12"/>
              </w:rPr>
              <w:object>
                <v:shape id="_x0000_i1039" o:spt="75" type="#_x0000_t75" style="height:18pt;width:13.8pt;" o:ole="t" filled="f" o:preferrelative="t" stroked="f" coordsize="21600,21600">
                  <v:path/>
                  <v:fill on="f" focussize="0,0"/>
                  <v:stroke on="f" joinstyle="miter"/>
                  <v:imagedata r:id="rId35" o:title=""/>
                  <o:lock v:ext="edit" aspectratio="t"/>
                  <w10:wrap type="none"/>
                  <w10:anchorlock/>
                </v:shape>
                <o:OLEObject Type="Embed" ProgID="Equation.AxMath" ShapeID="_x0000_i1039" DrawAspect="Content" ObjectID="_1468075739" r:id="rId34">
                  <o:LockedField>false</o:LockedField>
                </o:OLEObject>
              </w:object>
            </w:r>
          </w:p>
        </w:tc>
        <w:tc>
          <w:tcPr>
            <w:tcW w:w="4678" w:type="dxa"/>
            <w:vAlign w:val="center"/>
          </w:tcPr>
          <w:p>
            <w:pPr>
              <w:jc w:val="center"/>
            </w:pPr>
            <w:r>
              <w:rPr>
                <w:rFonts w:hint="eastAsia"/>
              </w:rPr>
              <w:t>度分布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2552" w:type="dxa"/>
            <w:vAlign w:val="center"/>
          </w:tcPr>
          <w:p>
            <w:pPr>
              <w:jc w:val="center"/>
            </w:pPr>
            <w:r>
              <w:rPr>
                <w:position w:val="-12"/>
              </w:rPr>
              <w:object>
                <v:shape id="_x0000_i1040" o:spt="75" type="#_x0000_t75" style="height:18pt;width:8.4pt;" o:ole="t" filled="f" o:preferrelative="t" stroked="f" coordsize="21600,21600">
                  <v:path/>
                  <v:fill on="f" focussize="0,0"/>
                  <v:stroke on="f" joinstyle="miter"/>
                  <v:imagedata r:id="rId37" o:title=""/>
                  <o:lock v:ext="edit" aspectratio="t"/>
                  <w10:wrap type="none"/>
                  <w10:anchorlock/>
                </v:shape>
                <o:OLEObject Type="Embed" ProgID="Equation.AxMath" ShapeID="_x0000_i1040" DrawAspect="Content" ObjectID="_1468075740" r:id="rId36">
                  <o:LockedField>false</o:LockedField>
                </o:OLEObject>
              </w:object>
            </w:r>
          </w:p>
        </w:tc>
        <w:tc>
          <w:tcPr>
            <w:tcW w:w="4678" w:type="dxa"/>
            <w:vAlign w:val="center"/>
          </w:tcPr>
          <w:p>
            <w:pPr>
              <w:jc w:val="center"/>
            </w:pPr>
            <w:r>
              <w:rPr>
                <w:rFonts w:hint="eastAsia"/>
              </w:rPr>
              <w:t>总链接数</w:t>
            </w:r>
          </w:p>
        </w:tc>
      </w:tr>
    </w:tbl>
    <w:p>
      <w:pPr>
        <w:ind w:firstLine="480" w:firstLineChars="200"/>
      </w:pPr>
      <w:r>
        <w:rPr>
          <w:rFonts w:hint="eastAsia"/>
        </w:rPr>
        <w:t>注：未列出符号及重复的符号以出现处为准</w:t>
      </w:r>
    </w:p>
    <w:p>
      <w:pPr>
        <w:ind w:firstLine="480" w:firstLineChars="200"/>
        <w:rPr>
          <w:rFonts w:hint="eastAsia"/>
        </w:rPr>
      </w:pPr>
    </w:p>
    <w:p>
      <w:pPr>
        <w:pStyle w:val="14"/>
        <w:numPr>
          <w:ilvl w:val="0"/>
          <w:numId w:val="2"/>
        </w:numPr>
        <w:outlineLvl w:val="0"/>
        <w:rPr>
          <w:rFonts w:hint="eastAsia"/>
        </w:rPr>
      </w:pPr>
      <w:r>
        <w:rPr>
          <w:rFonts w:hint="eastAsia"/>
        </w:rPr>
        <w:t>模型的建立与求解</w:t>
      </w:r>
    </w:p>
    <w:p>
      <w:pPr>
        <w:pStyle w:val="14"/>
        <w:numPr>
          <w:numId w:val="0"/>
        </w:numPr>
        <w:jc w:val="both"/>
        <w:outlineLvl w:val="0"/>
        <w:rPr>
          <w:rFonts w:hint="eastAsia"/>
        </w:rPr>
      </w:pPr>
      <w:r>
        <w:commentReference w:id="23"/>
      </w:r>
    </w:p>
    <w:p>
      <w:pPr>
        <w:pStyle w:val="17"/>
        <w:outlineLvl w:val="1"/>
        <w:rPr>
          <w:rFonts w:hint="eastAsia" w:ascii="黑体" w:hAnsi="黑体"/>
        </w:rPr>
      </w:pPr>
      <w:r>
        <w:rPr>
          <w:rFonts w:hint="eastAsia" w:ascii="黑体" w:hAnsi="黑体"/>
        </w:rPr>
        <w:t>5.1</w:t>
      </w:r>
      <w:r>
        <w:rPr>
          <w:rFonts w:ascii="黑体" w:hAnsi="黑体"/>
        </w:rPr>
        <w:t xml:space="preserve"> </w:t>
      </w:r>
      <w:r>
        <w:rPr>
          <w:rFonts w:hint="eastAsia" w:ascii="黑体" w:hAnsi="黑体"/>
        </w:rPr>
        <w:t>问题一的模型建立与求解</w:t>
      </w:r>
    </w:p>
    <w:p>
      <w:pPr>
        <w:pStyle w:val="17"/>
        <w:outlineLvl w:val="1"/>
        <w:rPr>
          <w:rFonts w:hint="eastAsia" w:ascii="黑体" w:hAnsi="黑体"/>
        </w:rPr>
      </w:pPr>
      <w:r>
        <w:commentReference w:id="24"/>
      </w:r>
    </w:p>
    <w:p>
      <w:pPr>
        <w:pStyle w:val="18"/>
        <w:spacing w:after="156"/>
        <w:outlineLvl w:val="2"/>
        <w:rPr>
          <w:rFonts w:ascii="黑体" w:hAnsi="黑体"/>
        </w:rPr>
      </w:pPr>
      <w:r>
        <w:rPr>
          <w:rFonts w:hint="eastAsia" w:ascii="黑体" w:hAnsi="黑体"/>
        </w:rPr>
        <w:t>5.1.1</w:t>
      </w:r>
      <w:r>
        <w:rPr>
          <w:rFonts w:ascii="黑体" w:hAnsi="黑体"/>
        </w:rPr>
        <w:t xml:space="preserve"> </w:t>
      </w:r>
      <w:r>
        <w:rPr>
          <w:rFonts w:hint="eastAsia" w:ascii="黑体" w:hAnsi="黑体"/>
        </w:rPr>
        <w:t>定义相互作用网络及网络参数</w:t>
      </w:r>
    </w:p>
    <w:p>
      <w:pPr>
        <w:rPr>
          <w:rFonts w:ascii="宋体" w:hAnsi="宋体"/>
        </w:rPr>
      </w:pPr>
      <w:r>
        <w:rPr>
          <w:rFonts w:hint="eastAsia" w:ascii="宋体" w:hAnsi="宋体"/>
        </w:rPr>
        <w:t>（1）相互作用网络</w:t>
      </w:r>
    </w:p>
    <w:p>
      <w:pPr>
        <w:spacing w:line="440" w:lineRule="exact"/>
        <w:ind w:firstLine="480" w:firstLineChars="200"/>
        <w:rPr>
          <w:rFonts w:ascii="宋体" w:hAnsi="宋体"/>
        </w:rPr>
      </w:pPr>
      <w:commentRangeStart w:id="25"/>
      <w:r>
        <w:rPr>
          <w:rFonts w:hint="eastAsia" w:ascii="宋体" w:hAnsi="宋体"/>
        </w:rPr>
        <w:t>分析级联网络失效问题，数学上常用图来描述，任何一个网络都可以看成是由一些节点按照某种方式连接构成的一个网络，相互作用网络也不例外。具体网络的抽象图表示，就是用抽象的节点表示具体网络中的节点，并用节点之间的连线（或称之为边），来表示网络节点之间的关系。一个具体网络可以抽象为一个由点集N和边集C组成的图</w:t>
      </w:r>
      <w:r>
        <w:rPr>
          <w:rFonts w:ascii="宋体" w:hAnsi="宋体"/>
          <w:position w:val="-12"/>
        </w:rPr>
        <w:object>
          <v:shape id="_x0000_i1041" o:spt="75" type="#_x0000_t75" style="height:18.6pt;width:66pt;" o:ole="t" filled="f" o:preferrelative="t" stroked="f" coordsize="21600,21600">
            <v:path/>
            <v:fill on="f" focussize="0,0"/>
            <v:stroke on="f" joinstyle="miter"/>
            <v:imagedata r:id="rId39" o:title=""/>
            <o:lock v:ext="edit" aspectratio="t"/>
            <w10:wrap type="none"/>
            <w10:anchorlock/>
          </v:shape>
          <o:OLEObject Type="Embed" ProgID="Equation.AxMath" ShapeID="_x0000_i1041" DrawAspect="Content" ObjectID="_1468075741" r:id="rId38">
            <o:LockedField>false</o:LockedField>
          </o:OLEObject>
        </w:object>
      </w:r>
      <w:r>
        <w:rPr>
          <w:rFonts w:hint="eastAsia" w:ascii="宋体" w:hAnsi="宋体"/>
        </w:rPr>
        <w:t>。</w:t>
      </w:r>
    </w:p>
    <w:p>
      <w:pPr>
        <w:ind w:firstLine="480" w:firstLineChars="200"/>
        <w:rPr>
          <w:rFonts w:ascii="宋体" w:hAnsi="宋体"/>
        </w:rPr>
      </w:pPr>
      <w:r>
        <w:rPr>
          <w:rFonts w:hint="eastAsia" w:ascii="宋体" w:hAnsi="宋体"/>
        </w:rPr>
        <w:t>考虑到网络的一般性，建立一种由相互依赖的</w:t>
      </w:r>
      <w:r>
        <w:rPr>
          <w:rFonts w:ascii="宋体" w:hAnsi="宋体"/>
        </w:rPr>
        <w:t>A</w:t>
      </w:r>
      <w:r>
        <w:rPr>
          <w:rFonts w:hint="eastAsia" w:ascii="宋体" w:hAnsi="宋体"/>
        </w:rPr>
        <w:t>、B网络组成的相互作用网络，其中A网络和B网络中的相同位置的节点相互依赖，各网络中所有节点间相互联系是随机的。</w:t>
      </w:r>
    </w:p>
    <w:p>
      <w:pPr>
        <w:spacing w:line="360" w:lineRule="exact"/>
        <w:rPr>
          <w:rFonts w:ascii="宋体" w:hAnsi="宋体"/>
        </w:rPr>
      </w:pPr>
      <w:r>
        <w:rPr>
          <w:rFonts w:hint="eastAsia" w:ascii="宋体" w:hAnsi="宋体"/>
        </w:rPr>
        <w:t>（2）网络节点</w:t>
      </w:r>
      <w:r>
        <w:rPr>
          <w:rFonts w:ascii="宋体" w:hAnsi="宋体"/>
          <w:position w:val="-12"/>
        </w:rPr>
        <w:object>
          <v:shape id="_x0000_i1042"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AxMath" ShapeID="_x0000_i1042" DrawAspect="Content" ObjectID="_1468075742" r:id="rId40">
            <o:LockedField>false</o:LockedField>
          </o:OLEObject>
        </w:object>
      </w:r>
      <w:r>
        <w:rPr>
          <w:rFonts w:hint="eastAsia" w:ascii="宋体" w:hAnsi="宋体"/>
        </w:rPr>
        <w:t>，</w:t>
      </w:r>
      <w:r>
        <w:rPr>
          <w:rFonts w:ascii="宋体" w:hAnsi="宋体"/>
          <w:position w:val="-12"/>
        </w:rPr>
        <w:object>
          <v:shape id="_x0000_i1043" o:spt="75" type="#_x0000_t75" style="height:18pt;width:18.6pt;" o:ole="t" filled="f" o:preferrelative="t" stroked="f" coordsize="21600,21600">
            <v:path/>
            <v:fill on="f" focussize="0,0"/>
            <v:stroke on="f" joinstyle="miter"/>
            <v:imagedata r:id="rId19" o:title=""/>
            <o:lock v:ext="edit" aspectratio="t"/>
            <w10:wrap type="none"/>
            <w10:anchorlock/>
          </v:shape>
          <o:OLEObject Type="Embed" ProgID="Equation.AxMath" ShapeID="_x0000_i1043" DrawAspect="Content" ObjectID="_1468075743" r:id="rId41">
            <o:LockedField>false</o:LockedField>
          </o:OLEObject>
        </w:object>
      </w:r>
    </w:p>
    <w:p>
      <w:pPr>
        <w:spacing w:line="360" w:lineRule="exact"/>
        <w:ind w:firstLine="480" w:firstLineChars="200"/>
        <w:rPr>
          <w:rFonts w:ascii="宋体" w:hAnsi="宋体"/>
        </w:rPr>
      </w:pPr>
      <w:r>
        <w:rPr>
          <w:rFonts w:hint="eastAsia" w:ascii="宋体" w:hAnsi="宋体"/>
        </w:rPr>
        <w:t>将相互作用网络中A、B网络包含的各节点分别编号，A网络中的节点定义为</w:t>
      </w:r>
      <w:r>
        <w:rPr>
          <w:rFonts w:ascii="宋体" w:hAnsi="宋体"/>
          <w:position w:val="-12"/>
        </w:rPr>
        <w:object>
          <v:shape id="_x0000_i1044"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AxMath" ShapeID="_x0000_i1044" DrawAspect="Content" ObjectID="_1468075744" r:id="rId42">
            <o:LockedField>false</o:LockedField>
          </o:OLEObject>
        </w:object>
      </w:r>
      <w:r>
        <w:rPr>
          <w:rFonts w:hint="eastAsia" w:ascii="宋体" w:hAnsi="宋体"/>
        </w:rPr>
        <w:t>，B网络中的节点定义为</w:t>
      </w:r>
      <w:r>
        <w:rPr>
          <w:rFonts w:ascii="宋体" w:hAnsi="宋体"/>
          <w:position w:val="-12"/>
        </w:rPr>
        <w:object>
          <v:shape id="_x0000_i1045" o:spt="75" type="#_x0000_t75" style="height:18pt;width:18.6pt;" o:ole="t" filled="f" o:preferrelative="t" stroked="f" coordsize="21600,21600">
            <v:path/>
            <v:fill on="f" focussize="0,0"/>
            <v:stroke on="f" joinstyle="miter"/>
            <v:imagedata r:id="rId19" o:title=""/>
            <o:lock v:ext="edit" aspectratio="t"/>
            <w10:wrap type="none"/>
            <w10:anchorlock/>
          </v:shape>
          <o:OLEObject Type="Embed" ProgID="Equation.AxMath" ShapeID="_x0000_i1045" DrawAspect="Content" ObjectID="_1468075745" r:id="rId43">
            <o:LockedField>false</o:LockedField>
          </o:OLEObject>
        </w:object>
      </w:r>
      <w:r>
        <w:rPr>
          <w:rFonts w:hint="eastAsia" w:ascii="宋体" w:hAnsi="宋体"/>
        </w:rPr>
        <w:t>。其中i,m分别表示该节点在A网络和B网络中的位置，j,n表示该节点所属连通分量的编号。</w:t>
      </w:r>
    </w:p>
    <w:p>
      <w:pPr>
        <w:spacing w:line="360" w:lineRule="exact"/>
        <w:rPr>
          <w:rFonts w:ascii="宋体" w:hAnsi="宋体"/>
        </w:rPr>
      </w:pPr>
      <w:r>
        <w:rPr>
          <w:rFonts w:hint="eastAsia" w:ascii="宋体" w:hAnsi="宋体"/>
        </w:rPr>
        <w:t>（3）连通分量L</w:t>
      </w:r>
    </w:p>
    <w:p>
      <w:pPr>
        <w:spacing w:line="360" w:lineRule="exact"/>
        <w:ind w:firstLine="480" w:firstLineChars="200"/>
        <w:rPr>
          <w:rFonts w:ascii="宋体" w:hAnsi="宋体"/>
        </w:rPr>
      </w:pPr>
      <w:r>
        <w:rPr>
          <w:rFonts w:hint="eastAsia" w:ascii="宋体" w:hAnsi="宋体"/>
        </w:rPr>
        <w:t>在A、</w:t>
      </w:r>
      <w:r>
        <w:rPr>
          <w:rFonts w:ascii="宋体" w:hAnsi="宋体"/>
        </w:rPr>
        <w:t>B</w:t>
      </w:r>
      <w:r>
        <w:rPr>
          <w:rFonts w:hint="eastAsia" w:ascii="宋体" w:hAnsi="宋体"/>
        </w:rPr>
        <w:t>各自网络中，若某几个点之间是相互连通且任意两点之间是可达的，这种情况下，我们称这几个点属于一个连通分量，该连通分量用这几个点中最大的编号值来表示，如连通分量中节点的最大编号为4，则该连通分量为L4。具体表示如下图：</w:t>
      </w:r>
    </w:p>
    <w:p>
      <w:pPr>
        <w:jc w:val="center"/>
        <w:rPr>
          <w:rFonts w:ascii="宋体" w:hAnsi="宋体"/>
        </w:rPr>
      </w:pPr>
      <w:r>
        <w:rPr>
          <w:rFonts w:ascii="宋体" w:hAnsi="宋体"/>
        </w:rPr>
        <w:object>
          <v:shape id="_x0000_i1046" o:spt="75" type="#_x0000_t75" style="height:119.4pt;width:78pt;" o:ole="t" filled="f" o:preferrelative="t" stroked="f" coordsize="21600,21600">
            <v:path/>
            <v:fill on="f" focussize="0,0"/>
            <v:stroke on="f" joinstyle="miter"/>
            <v:imagedata r:id="rId45" o:title=""/>
            <o:lock v:ext="edit" aspectratio="t"/>
            <w10:wrap type="none"/>
            <w10:anchorlock/>
          </v:shape>
          <o:OLEObject Type="Embed" ProgID="AxGlyph.Document" ShapeID="_x0000_i1046" DrawAspect="Content" ObjectID="_1468075746" r:id="rId44">
            <o:LockedField>false</o:LockedField>
          </o:OLEObject>
        </w:object>
      </w:r>
    </w:p>
    <w:p>
      <w:pPr>
        <w:jc w:val="center"/>
        <w:rPr>
          <w:rFonts w:ascii="宋体" w:hAnsi="宋体"/>
        </w:rPr>
      </w:pPr>
      <w:r>
        <w:rPr>
          <w:rFonts w:hint="eastAsia" w:ascii="宋体" w:hAnsi="宋体"/>
        </w:rPr>
        <w:t>图5-1</w:t>
      </w:r>
      <w:r>
        <w:rPr>
          <w:rFonts w:ascii="宋体" w:hAnsi="宋体"/>
        </w:rPr>
        <w:t xml:space="preserve">  </w:t>
      </w:r>
      <w:r>
        <w:rPr>
          <w:rFonts w:hint="eastAsia" w:ascii="宋体" w:hAnsi="宋体"/>
        </w:rPr>
        <w:t>连通分量示意图</w:t>
      </w:r>
    </w:p>
    <w:p>
      <w:pPr>
        <w:rPr>
          <w:rFonts w:ascii="宋体" w:hAnsi="宋体"/>
        </w:rPr>
      </w:pPr>
      <w:r>
        <w:rPr>
          <w:rFonts w:hint="eastAsia" w:ascii="宋体" w:hAnsi="宋体"/>
        </w:rPr>
        <w:t>（4）联系（边）</w:t>
      </w:r>
      <w:r>
        <w:rPr>
          <w:rFonts w:ascii="宋体" w:hAnsi="宋体"/>
          <w:position w:val="-16"/>
        </w:rPr>
        <w:object>
          <v:shape id="_x0000_i1047" o:spt="75" type="#_x0000_t75" style="height:21pt;width:21pt;" o:ole="t" filled="f" o:preferrelative="t" stroked="f" coordsize="21600,21600">
            <v:path/>
            <v:fill on="f" focussize="0,0"/>
            <v:stroke on="f" joinstyle="miter"/>
            <v:imagedata r:id="rId47" o:title=""/>
            <o:lock v:ext="edit" aspectratio="t"/>
            <w10:wrap type="none"/>
            <w10:anchorlock/>
          </v:shape>
          <o:OLEObject Type="Embed" ProgID="Equation.AxMath" ShapeID="_x0000_i1047" DrawAspect="Content" ObjectID="_1468075747" r:id="rId46">
            <o:LockedField>false</o:LockedField>
          </o:OLEObject>
        </w:object>
      </w:r>
      <w:r>
        <w:rPr>
          <w:rFonts w:hint="eastAsia" w:ascii="宋体" w:hAnsi="宋体"/>
        </w:rPr>
        <w:t>，</w:t>
      </w:r>
      <w:r>
        <w:rPr>
          <w:rFonts w:ascii="宋体" w:hAnsi="宋体"/>
          <w:position w:val="-16"/>
        </w:rPr>
        <w:object>
          <v:shape id="_x0000_i1048" o:spt="75" type="#_x0000_t75" style="height:21pt;width:30.6pt;" o:ole="t" filled="f" o:preferrelative="t" stroked="f" coordsize="21600,21600">
            <v:path/>
            <v:fill on="f" focussize="0,0"/>
            <v:stroke on="f" joinstyle="miter"/>
            <v:imagedata r:id="rId49" o:title=""/>
            <o:lock v:ext="edit" aspectratio="t"/>
            <w10:wrap type="none"/>
            <w10:anchorlock/>
          </v:shape>
          <o:OLEObject Type="Embed" ProgID="Equation.AxMath" ShapeID="_x0000_i1048" DrawAspect="Content" ObjectID="_1468075748" r:id="rId48">
            <o:LockedField>false</o:LockedField>
          </o:OLEObject>
        </w:object>
      </w:r>
      <w:r>
        <w:rPr>
          <w:rFonts w:hint="eastAsia" w:ascii="宋体" w:hAnsi="宋体"/>
        </w:rPr>
        <w:t>，</w:t>
      </w:r>
      <w:r>
        <w:rPr>
          <w:rFonts w:ascii="宋体" w:hAnsi="宋体"/>
          <w:position w:val="-12"/>
        </w:rPr>
        <w:object>
          <v:shape id="_x0000_i1049" o:spt="75" type="#_x0000_t75" style="height:18pt;width:20.4pt;" o:ole="t" filled="f" o:preferrelative="t" stroked="f" coordsize="21600,21600">
            <v:path/>
            <v:fill on="f" focussize="0,0"/>
            <v:stroke on="f" joinstyle="miter"/>
            <v:imagedata r:id="rId51" o:title=""/>
            <o:lock v:ext="edit" aspectratio="t"/>
            <w10:wrap type="none"/>
            <w10:anchorlock/>
          </v:shape>
          <o:OLEObject Type="Embed" ProgID="Equation.AxMath" ShapeID="_x0000_i1049" DrawAspect="Content" ObjectID="_1468075749" r:id="rId50">
            <o:LockedField>false</o:LockedField>
          </o:OLEObject>
        </w:object>
      </w:r>
    </w:p>
    <w:p>
      <w:pPr>
        <w:ind w:firstLine="480" w:firstLineChars="200"/>
        <w:rPr>
          <w:rFonts w:ascii="宋体" w:hAnsi="宋体"/>
        </w:rPr>
      </w:pPr>
      <w:r>
        <w:rPr>
          <w:rFonts w:hint="eastAsia" w:ascii="宋体" w:hAnsi="宋体"/>
        </w:rPr>
        <w:t>定义网络中各节点间的联系，包含各自网络中各节点的联系、各节点与其自身联系以及网络间相同位置节点间的相互依赖关系，通过0-1变量表示联系的成立与否，而且当级联失效时，联系的破坏也可以用0-1变量表示。</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2"/>
        <w:gridCol w:w="1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92" w:type="dxa"/>
            <w:vAlign w:val="center"/>
          </w:tcPr>
          <w:p>
            <w:pPr>
              <w:jc w:val="center"/>
              <w:rPr>
                <w:rFonts w:ascii="宋体" w:hAnsi="宋体"/>
              </w:rPr>
            </w:pPr>
            <w:r>
              <w:rPr>
                <w:rFonts w:ascii="宋体" w:hAnsi="宋体"/>
                <w:position w:val="-29"/>
              </w:rPr>
              <w:object>
                <v:shape id="_x0000_i1050" o:spt="75" type="#_x0000_t75" style="height:36pt;width:234pt;" o:ole="t" filled="f" o:preferrelative="t" stroked="f" coordsize="21600,21600">
                  <v:path/>
                  <v:fill on="f" focussize="0,0"/>
                  <v:stroke on="f" joinstyle="miter"/>
                  <v:imagedata r:id="rId53" o:title=""/>
                  <o:lock v:ext="edit" aspectratio="t"/>
                  <w10:wrap type="none"/>
                  <w10:anchorlock/>
                </v:shape>
                <o:OLEObject Type="Embed" ProgID="Equation.AxMath" ShapeID="_x0000_i1050" DrawAspect="Content" ObjectID="_1468075750" r:id="rId52">
                  <o:LockedField>false</o:LockedField>
                </o:OLEObject>
              </w:object>
            </w:r>
          </w:p>
        </w:tc>
        <w:tc>
          <w:tcPr>
            <w:tcW w:w="1268" w:type="dxa"/>
            <w:vAlign w:val="center"/>
          </w:tcPr>
          <w:p>
            <w:pPr>
              <w:jc w:val="right"/>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92" w:type="dxa"/>
            <w:vAlign w:val="center"/>
          </w:tcPr>
          <w:p>
            <w:pPr>
              <w:jc w:val="center"/>
              <w:rPr>
                <w:rFonts w:ascii="宋体" w:hAnsi="宋体"/>
              </w:rPr>
            </w:pPr>
            <w:r>
              <w:rPr>
                <w:rFonts w:ascii="宋体" w:hAnsi="宋体"/>
                <w:position w:val="-29"/>
              </w:rPr>
              <w:object>
                <v:shape id="_x0000_i1051" o:spt="75" type="#_x0000_t75" style="height:36pt;width:254.4pt;" o:ole="t" filled="f" o:preferrelative="t" stroked="f" coordsize="21600,21600">
                  <v:path/>
                  <v:fill on="f" focussize="0,0"/>
                  <v:stroke on="f" joinstyle="miter"/>
                  <v:imagedata r:id="rId55" o:title=""/>
                  <o:lock v:ext="edit" aspectratio="t"/>
                  <w10:wrap type="none"/>
                  <w10:anchorlock/>
                </v:shape>
                <o:OLEObject Type="Embed" ProgID="Equation.AxMath" ShapeID="_x0000_i1051" DrawAspect="Content" ObjectID="_1468075751" r:id="rId54">
                  <o:LockedField>false</o:LockedField>
                </o:OLEObject>
              </w:object>
            </w:r>
          </w:p>
        </w:tc>
        <w:tc>
          <w:tcPr>
            <w:tcW w:w="1268" w:type="dxa"/>
            <w:vAlign w:val="center"/>
          </w:tcPr>
          <w:p>
            <w:pPr>
              <w:jc w:val="right"/>
            </w:pPr>
            <w:r>
              <w:t>（2）</w:t>
            </w:r>
          </w:p>
        </w:tc>
      </w:tr>
    </w:tbl>
    <w:p>
      <w:pPr>
        <w:spacing w:line="440" w:lineRule="exact"/>
        <w:ind w:firstLine="480" w:firstLineChars="200"/>
        <w:rPr>
          <w:rFonts w:ascii="宋体" w:hAnsi="宋体"/>
        </w:rPr>
      </w:pPr>
      <w:r>
        <w:rPr>
          <w:rFonts w:hint="eastAsia" w:ascii="宋体" w:hAnsi="宋体"/>
        </w:rPr>
        <w:t>用</w:t>
      </w:r>
      <w:r>
        <w:rPr>
          <w:rFonts w:ascii="宋体" w:hAnsi="宋体"/>
          <w:position w:val="-12"/>
        </w:rPr>
        <w:object>
          <v:shape id="_x0000_i1052" o:spt="75" type="#_x0000_t75" style="height:18pt;width:20.4pt;" o:ole="t" filled="f" o:preferrelative="t" stroked="f" coordsize="21600,21600">
            <v:path/>
            <v:fill on="f" focussize="0,0"/>
            <v:stroke on="f" joinstyle="miter"/>
            <v:imagedata r:id="rId51" o:title=""/>
            <o:lock v:ext="edit" aspectratio="t"/>
            <w10:wrap type="none"/>
            <w10:anchorlock/>
          </v:shape>
          <o:OLEObject Type="Embed" ProgID="Equation.AxMath" ShapeID="_x0000_i1052" DrawAspect="Content" ObjectID="_1468075752" r:id="rId56">
            <o:LockedField>false</o:LockedField>
          </o:OLEObject>
        </w:object>
      </w:r>
      <w:r>
        <w:rPr>
          <w:rFonts w:hint="eastAsia" w:ascii="宋体" w:hAnsi="宋体"/>
        </w:rPr>
        <w:t>表示A、B网络相同位置节点的相互依赖的关系，一般位置相同的两节点间相互依赖关系是稳定的，只有在该两个节点其中一个受到攻击时才会切断该联系。</w:t>
      </w:r>
      <w:commentRangeEnd w:id="25"/>
      <w:r>
        <w:commentReference w:id="25"/>
      </w:r>
    </w:p>
    <w:p>
      <w:pPr>
        <w:pStyle w:val="18"/>
        <w:spacing w:after="156"/>
        <w:outlineLvl w:val="2"/>
        <w:rPr>
          <w:rFonts w:ascii="黑体" w:hAnsi="黑体"/>
        </w:rPr>
      </w:pPr>
      <w:r>
        <w:rPr>
          <w:rFonts w:hint="eastAsia" w:ascii="黑体" w:hAnsi="黑体"/>
        </w:rPr>
        <w:t>5.1.2级联失效模型</w:t>
      </w:r>
    </w:p>
    <w:p>
      <w:pPr>
        <w:spacing w:after="156" w:afterLines="50"/>
      </w:pPr>
      <w:r>
        <w:rPr>
          <w:rFonts w:hint="eastAsia" w:ascii="黑体" w:hAnsi="黑体" w:eastAsia="黑体"/>
        </w:rPr>
        <w:t>（1）攻击模型：</w:t>
      </w:r>
      <w:r>
        <w:rPr>
          <w:rFonts w:hint="eastAsia"/>
        </w:rPr>
        <w:t>攻击节点，链接失效</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99"/>
        <w:gridCol w:w="1220"/>
        <w:gridCol w:w="10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6799" w:type="dxa"/>
            <w:vMerge w:val="restart"/>
            <w:vAlign w:val="center"/>
          </w:tcPr>
          <w:p>
            <w:pPr>
              <w:jc w:val="center"/>
              <w:rPr>
                <w:rFonts w:ascii="宋体" w:hAnsi="宋体"/>
              </w:rPr>
            </w:pPr>
            <w:r>
              <w:rPr>
                <w:rFonts w:ascii="宋体" w:hAnsi="宋体"/>
                <w:position w:val="-224"/>
              </w:rPr>
              <w:object>
                <v:shape id="_x0000_i1053" o:spt="75" type="#_x0000_t75" style="height:233.4pt;width:249.6pt;" o:ole="t" filled="f" o:preferrelative="t" stroked="f" coordsize="21600,21600">
                  <v:path/>
                  <v:fill on="f" focussize="0,0"/>
                  <v:stroke on="f" joinstyle="miter"/>
                  <v:imagedata r:id="rId58" o:title=""/>
                  <o:lock v:ext="edit" aspectratio="t"/>
                  <w10:wrap type="none"/>
                  <w10:anchorlock/>
                </v:shape>
                <o:OLEObject Type="Embed" ProgID="Equation.AxMath" ShapeID="_x0000_i1053" DrawAspect="Content" ObjectID="_1468075753" r:id="rId57">
                  <o:LockedField>false</o:LockedField>
                </o:OLEObject>
              </w:object>
            </w:r>
          </w:p>
        </w:tc>
        <w:tc>
          <w:tcPr>
            <w:tcW w:w="1220" w:type="dxa"/>
            <w:vAlign w:val="center"/>
          </w:tcPr>
          <w:p>
            <w:pPr>
              <w:jc w:val="right"/>
            </w:pPr>
            <w:r>
              <w:t>（3-1）</w:t>
            </w:r>
          </w:p>
        </w:tc>
        <w:tc>
          <w:tcPr>
            <w:tcW w:w="1041" w:type="dxa"/>
            <w:vMerge w:val="restart"/>
            <w:vAlign w:val="center"/>
          </w:tcPr>
          <w:p>
            <w:pPr>
              <w:jc w:val="right"/>
            </w:pPr>
            <w:r>
              <w:commentReference w:id="26"/>
            </w:r>
            <w:r>
              <w:rPr>
                <w:rFonts w:hint="eastAsia"/>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6799" w:type="dxa"/>
            <w:vMerge w:val="continue"/>
            <w:vAlign w:val="center"/>
          </w:tcPr>
          <w:p>
            <w:pPr>
              <w:jc w:val="center"/>
              <w:rPr>
                <w:rFonts w:ascii="宋体" w:hAnsi="宋体"/>
              </w:rPr>
            </w:pPr>
          </w:p>
        </w:tc>
        <w:tc>
          <w:tcPr>
            <w:tcW w:w="1220" w:type="dxa"/>
            <w:vAlign w:val="center"/>
          </w:tcPr>
          <w:p>
            <w:pPr>
              <w:jc w:val="right"/>
            </w:pPr>
            <w:r>
              <w:t>（3-2）</w:t>
            </w:r>
          </w:p>
        </w:tc>
        <w:tc>
          <w:tcPr>
            <w:tcW w:w="1041" w:type="dxa"/>
            <w:vMerge w:val="continue"/>
          </w:tcPr>
          <w:p>
            <w:pPr>
              <w:jc w:val="right"/>
              <w:rPr>
                <w:rFonts w:ascii="宋体" w:hAnsi="宋体"/>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6799" w:type="dxa"/>
            <w:vMerge w:val="continue"/>
            <w:vAlign w:val="center"/>
          </w:tcPr>
          <w:p>
            <w:pPr>
              <w:jc w:val="center"/>
              <w:rPr>
                <w:rFonts w:ascii="宋体" w:hAnsi="宋体"/>
              </w:rPr>
            </w:pPr>
          </w:p>
        </w:tc>
        <w:tc>
          <w:tcPr>
            <w:tcW w:w="1220" w:type="dxa"/>
            <w:vAlign w:val="center"/>
          </w:tcPr>
          <w:p>
            <w:pPr>
              <w:jc w:val="right"/>
            </w:pPr>
            <w:r>
              <w:t>（3-3）</w:t>
            </w:r>
          </w:p>
        </w:tc>
        <w:tc>
          <w:tcPr>
            <w:tcW w:w="1041" w:type="dxa"/>
            <w:vMerge w:val="continue"/>
          </w:tcPr>
          <w:p>
            <w:pPr>
              <w:jc w:val="right"/>
              <w:rPr>
                <w:rFonts w:ascii="宋体" w:hAnsi="宋体"/>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6799" w:type="dxa"/>
            <w:vMerge w:val="continue"/>
            <w:vAlign w:val="center"/>
          </w:tcPr>
          <w:p>
            <w:pPr>
              <w:jc w:val="center"/>
              <w:rPr>
                <w:rFonts w:ascii="宋体" w:hAnsi="宋体"/>
              </w:rPr>
            </w:pPr>
          </w:p>
        </w:tc>
        <w:tc>
          <w:tcPr>
            <w:tcW w:w="1220" w:type="dxa"/>
            <w:vAlign w:val="center"/>
          </w:tcPr>
          <w:p>
            <w:pPr>
              <w:jc w:val="right"/>
            </w:pPr>
            <w:r>
              <w:t>（3-4）</w:t>
            </w:r>
          </w:p>
        </w:tc>
        <w:tc>
          <w:tcPr>
            <w:tcW w:w="1041" w:type="dxa"/>
            <w:vMerge w:val="continue"/>
          </w:tcPr>
          <w:p>
            <w:pPr>
              <w:jc w:val="right"/>
              <w:rPr>
                <w:rFonts w:ascii="宋体" w:hAnsi="宋体"/>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6799" w:type="dxa"/>
            <w:vMerge w:val="continue"/>
            <w:vAlign w:val="center"/>
          </w:tcPr>
          <w:p>
            <w:pPr>
              <w:jc w:val="center"/>
              <w:rPr>
                <w:rFonts w:ascii="宋体" w:hAnsi="宋体"/>
              </w:rPr>
            </w:pPr>
          </w:p>
        </w:tc>
        <w:tc>
          <w:tcPr>
            <w:tcW w:w="1220" w:type="dxa"/>
            <w:vAlign w:val="center"/>
          </w:tcPr>
          <w:p>
            <w:pPr>
              <w:jc w:val="right"/>
            </w:pPr>
            <w:r>
              <w:t>（3-5）</w:t>
            </w:r>
          </w:p>
        </w:tc>
        <w:tc>
          <w:tcPr>
            <w:tcW w:w="1041" w:type="dxa"/>
            <w:vMerge w:val="continue"/>
          </w:tcPr>
          <w:p>
            <w:pPr>
              <w:jc w:val="right"/>
              <w:rPr>
                <w:rFonts w:ascii="宋体" w:hAnsi="宋体"/>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6799" w:type="dxa"/>
            <w:vMerge w:val="continue"/>
            <w:vAlign w:val="center"/>
          </w:tcPr>
          <w:p>
            <w:pPr>
              <w:jc w:val="center"/>
              <w:rPr>
                <w:rFonts w:ascii="宋体" w:hAnsi="宋体"/>
              </w:rPr>
            </w:pPr>
          </w:p>
        </w:tc>
        <w:tc>
          <w:tcPr>
            <w:tcW w:w="1220" w:type="dxa"/>
            <w:vAlign w:val="center"/>
          </w:tcPr>
          <w:p>
            <w:pPr>
              <w:jc w:val="right"/>
            </w:pPr>
            <w:r>
              <w:t>（3-6）</w:t>
            </w:r>
          </w:p>
        </w:tc>
        <w:tc>
          <w:tcPr>
            <w:tcW w:w="1041" w:type="dxa"/>
            <w:vMerge w:val="continue"/>
          </w:tcPr>
          <w:p>
            <w:pPr>
              <w:jc w:val="right"/>
              <w:rPr>
                <w:rFonts w:ascii="宋体" w:hAnsi="宋体"/>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6799" w:type="dxa"/>
            <w:vMerge w:val="continue"/>
            <w:vAlign w:val="center"/>
          </w:tcPr>
          <w:p>
            <w:pPr>
              <w:jc w:val="center"/>
              <w:rPr>
                <w:rFonts w:ascii="宋体" w:hAnsi="宋体"/>
              </w:rPr>
            </w:pPr>
          </w:p>
        </w:tc>
        <w:tc>
          <w:tcPr>
            <w:tcW w:w="1220" w:type="dxa"/>
            <w:vAlign w:val="center"/>
          </w:tcPr>
          <w:p>
            <w:pPr>
              <w:jc w:val="right"/>
            </w:pPr>
            <w:r>
              <w:t>（3-7）</w:t>
            </w:r>
          </w:p>
        </w:tc>
        <w:tc>
          <w:tcPr>
            <w:tcW w:w="1041" w:type="dxa"/>
            <w:vMerge w:val="continue"/>
          </w:tcPr>
          <w:p>
            <w:pPr>
              <w:jc w:val="right"/>
              <w:rPr>
                <w:rFonts w:ascii="宋体" w:hAnsi="宋体"/>
              </w:rPr>
            </w:pPr>
          </w:p>
        </w:tc>
      </w:tr>
    </w:tbl>
    <w:p>
      <w:pPr>
        <w:spacing w:before="156" w:beforeLines="50" w:line="360" w:lineRule="exact"/>
        <w:ind w:firstLine="480" w:firstLineChars="200"/>
        <w:rPr>
          <w:rFonts w:ascii="宋体" w:hAnsi="宋体"/>
        </w:rPr>
      </w:pPr>
      <w:r>
        <w:rPr>
          <w:rFonts w:hint="eastAsia" w:ascii="宋体" w:hAnsi="宋体"/>
        </w:rPr>
        <w:t>（3-1）、（3-2）表示被攻击节点失效（A</w:t>
      </w:r>
      <w:r>
        <w:rPr>
          <w:rFonts w:hint="eastAsia" w:ascii="宋体" w:hAnsi="宋体"/>
          <w:vertAlign w:val="subscript"/>
        </w:rPr>
        <w:t>t</w:t>
      </w:r>
      <w:r>
        <w:rPr>
          <w:rFonts w:hint="eastAsia" w:ascii="宋体" w:hAnsi="宋体"/>
        </w:rPr>
        <w:t>指的是被攻击点的集合），同时被攻击点的所有出边失效。（3-3）、（3-4）表示删除其余节点对被攻击节点的依赖关系（</w:t>
      </w:r>
      <w:r>
        <w:rPr>
          <w:rFonts w:ascii="宋体" w:hAnsi="宋体"/>
          <w:position w:val="-12"/>
        </w:rPr>
        <w:object>
          <v:shape id="_x0000_i1054" o:spt="75" type="#_x0000_t75" style="height:18.6pt;width:36.6pt;" o:ole="t" filled="f" o:preferrelative="t" stroked="f" coordsize="21600,21600">
            <v:path/>
            <v:fill on="f" focussize="0,0"/>
            <v:stroke on="f" joinstyle="miter"/>
            <v:imagedata r:id="rId60" o:title=""/>
            <o:lock v:ext="edit" aspectratio="t"/>
            <w10:wrap type="none"/>
            <w10:anchorlock/>
          </v:shape>
          <o:OLEObject Type="Embed" ProgID="Equation.AxMath" ShapeID="_x0000_i1054" DrawAspect="Content" ObjectID="_1468075754" r:id="rId59">
            <o:LockedField>false</o:LockedField>
          </o:OLEObject>
        </w:object>
      </w:r>
      <w:r>
        <w:rPr>
          <w:rFonts w:hint="eastAsia" w:ascii="宋体" w:hAnsi="宋体"/>
        </w:rPr>
        <w:t>表示节点i和节点m间存在相互依赖关系），紧接着删除与被攻击节点有依赖关系的节点所有出边。（3-5）、（3-6）、（3-7）表示删边规则，即相同位置的不同子网络节点若不属于同一连通集团则删掉该两个节点的所有出边，除两个节点的依赖联系和共有的连向相同位置的出边。</w:t>
      </w:r>
    </w:p>
    <w:p>
      <w:pPr>
        <w:ind w:firstLine="480" w:firstLineChars="200"/>
        <w:rPr>
          <w:rFonts w:ascii="宋体" w:hAnsi="宋体"/>
        </w:rPr>
      </w:pPr>
      <w:r>
        <w:rPr>
          <w:rFonts w:hint="eastAsia" w:ascii="宋体" w:hAnsi="宋体"/>
        </w:rPr>
        <w:t>删边终止：记</w:t>
      </w:r>
      <w:r>
        <w:rPr>
          <w:rFonts w:ascii="宋体" w:hAnsi="宋体"/>
          <w:position w:val="-29"/>
        </w:rPr>
        <w:object>
          <v:shape id="_x0000_i1055" o:spt="75" type="#_x0000_t75" style="height:35.4pt;width:118.8pt;" o:ole="t" filled="f" o:preferrelative="t" stroked="f" coordsize="21600,21600">
            <v:path/>
            <v:fill on="f" focussize="0,0"/>
            <v:stroke on="f" joinstyle="miter"/>
            <v:imagedata r:id="rId62" o:title=""/>
            <o:lock v:ext="edit" aspectratio="t"/>
            <w10:wrap type="none"/>
            <w10:anchorlock/>
          </v:shape>
          <o:OLEObject Type="Embed" ProgID="Equation.AxMath" ShapeID="_x0000_i1055" DrawAspect="Content" ObjectID="_1468075755" r:id="rId61">
            <o:LockedField>false</o:LockedField>
          </o:OLEObject>
        </w:object>
      </w:r>
      <w:r>
        <w:rPr>
          <w:rFonts w:hint="eastAsia" w:ascii="宋体" w:hAnsi="宋体"/>
        </w:rPr>
        <w:t>，当</w:t>
      </w:r>
      <w:r>
        <w:rPr>
          <w:rFonts w:ascii="宋体" w:hAnsi="宋体"/>
          <w:position w:val="-32"/>
        </w:rPr>
        <w:object>
          <v:shape id="_x0000_i1056" o:spt="75" type="#_x0000_t75" style="height:38.4pt;width:59.4pt;" o:ole="t" filled="f" o:preferrelative="t" stroked="f" coordsize="21600,21600">
            <v:path/>
            <v:fill on="f" focussize="0,0"/>
            <v:stroke on="f" joinstyle="miter"/>
            <v:imagedata r:id="rId64" o:title=""/>
            <o:lock v:ext="edit" aspectratio="t"/>
            <w10:wrap type="none"/>
            <w10:anchorlock/>
          </v:shape>
          <o:OLEObject Type="Embed" ProgID="Equation.AxMath" ShapeID="_x0000_i1056" DrawAspect="Content" ObjectID="_1468075756" r:id="rId63">
            <o:LockedField>false</o:LockedField>
          </o:OLEObject>
        </w:object>
      </w:r>
      <w:r>
        <w:rPr>
          <w:rFonts w:hint="eastAsia" w:ascii="宋体" w:hAnsi="宋体"/>
        </w:rPr>
        <w:t>时不再进行删边，此时网络A和网络B同一位置节点所属的连通集团为同一个。</w:t>
      </w:r>
    </w:p>
    <w:p>
      <w:pPr>
        <w:spacing w:before="156" w:beforeLines="50" w:after="156" w:afterLines="50"/>
      </w:pPr>
      <w:commentRangeStart w:id="27"/>
      <w:r>
        <w:rPr>
          <w:rFonts w:hint="eastAsia" w:ascii="黑体" w:hAnsi="黑体" w:eastAsia="黑体"/>
        </w:rPr>
        <w:t>（2）识别最大连通集团模型：</w:t>
      </w:r>
      <w:r>
        <w:rPr>
          <w:rFonts w:hint="eastAsia"/>
        </w:rPr>
        <w:t>链接枢纽，合并连通</w:t>
      </w:r>
      <w:commentRangeEnd w:id="27"/>
      <w:r>
        <w:commentReference w:id="27"/>
      </w:r>
    </w:p>
    <w:p>
      <w:pPr>
        <w:ind w:firstLine="480" w:firstLineChars="200"/>
        <w:rPr>
          <w:rFonts w:ascii="宋体" w:hAnsi="宋体"/>
        </w:rPr>
      </w:pPr>
      <w:r>
        <w:rPr>
          <w:rFonts w:hint="eastAsia" w:ascii="宋体" w:hAnsi="宋体"/>
        </w:rPr>
        <w:t>为了通过边的关系来识别连通集团，首先我们建立只考虑单个子网络节点间有向链接的邻接矩阵，即为一个对角线上全为0的上三角</w:t>
      </w:r>
      <w:r>
        <w:rPr>
          <w:rFonts w:ascii="宋体" w:hAnsi="宋体"/>
          <w:position w:val="-12"/>
        </w:rPr>
        <w:object>
          <v:shape id="_x0000_i1057" o:spt="75" type="#_x0000_t75" style="height:18pt;width:37.2pt;" o:ole="t" filled="f" o:preferrelative="t" stroked="f" coordsize="21600,21600">
            <v:path/>
            <v:fill on="f" focussize="0,0"/>
            <v:stroke on="f" joinstyle="miter"/>
            <v:imagedata r:id="rId66" o:title=""/>
            <o:lock v:ext="edit" aspectratio="t"/>
            <w10:wrap type="none"/>
            <w10:anchorlock/>
          </v:shape>
          <o:OLEObject Type="Embed" ProgID="Equation.AxMath" ShapeID="_x0000_i1057" DrawAspect="Content" ObjectID="_1468075757" r:id="rId65">
            <o:LockedField>false</o:LockedField>
          </o:OLEObject>
        </w:object>
      </w:r>
      <w:ins w:id="0" w:author="希声" w:date="2020-07-06T15:36:47Z"/>
      <w:ins w:id="1" w:author="希声" w:date="2020-07-06T15:36:47Z"/>
      <w:ins w:id="2" w:author="希声" w:date="2020-07-06T15:36:47Z"/>
      <w:ins w:id="3" w:author="希声" w:date="2020-07-06T15:36:47Z">
        <w:r>
          <w:rPr>
            <w:rFonts w:ascii="宋体" w:hAnsi="宋体"/>
            <w:position w:val="-12"/>
          </w:rPr>
          <w:object>
            <v:shape id="_x0000_i1109" o:spt="75" type="#_x0000_t75" style="height:18pt;width:37.2pt;" o:ole="t" filled="f" o:preferrelative="t" stroked="f" coordsize="21600,21600">
              <v:path/>
              <v:fill on="f" focussize="0,0"/>
              <v:stroke on="f" joinstyle="miter"/>
              <v:imagedata r:id="rId66" o:title=""/>
              <o:lock v:ext="edit" aspectratio="t"/>
              <w10:wrap type="none"/>
              <w10:anchorlock/>
            </v:shape>
            <o:OLEObject Type="Embed" ProgID="Equation.AxMath" ShapeID="_x0000_i1109" DrawAspect="Content" ObjectID="_1468075758" r:id="rId67">
              <o:LockedField>false</o:LockedField>
            </o:OLEObject>
          </w:object>
        </w:r>
      </w:ins>
      <w:ins w:id="5" w:author="希声" w:date="2020-07-06T15:36:47Z"/>
      <w:r>
        <w:rPr>
          <w:rFonts w:hint="eastAsia" w:ascii="宋体" w:hAnsi="宋体"/>
        </w:rPr>
        <w:t>方阵，方阵中的数为</w:t>
      </w:r>
      <w:r>
        <w:rPr>
          <w:rFonts w:ascii="宋体" w:hAnsi="宋体"/>
          <w:position w:val="-12"/>
        </w:rPr>
        <w:object>
          <v:shape id="_x0000_i1058" o:spt="75" type="#_x0000_t75" style="height:18pt;width:16.8pt;" o:ole="t" filled="f" o:preferrelative="t" stroked="f" coordsize="21600,21600">
            <v:path/>
            <v:fill on="f" focussize="0,0"/>
            <v:stroke on="f" joinstyle="miter"/>
            <v:imagedata r:id="rId69" o:title=""/>
            <o:lock v:ext="edit" aspectratio="t"/>
            <w10:wrap type="none"/>
            <w10:anchorlock/>
          </v:shape>
          <o:OLEObject Type="Embed" ProgID="Equation.AxMath" ShapeID="_x0000_i1058" DrawAspect="Content" ObjectID="_1468075759" r:id="rId68">
            <o:LockedField>false</o:LockedField>
          </o:OLEObject>
        </w:object>
      </w:r>
      <w:r>
        <w:rPr>
          <w:rFonts w:hint="eastAsia" w:ascii="宋体" w:hAnsi="宋体"/>
        </w:rPr>
        <w:t>。</w:t>
      </w:r>
    </w:p>
    <w:p>
      <w:pPr>
        <w:ind w:firstLine="480" w:firstLineChars="200"/>
        <w:rPr>
          <w:rFonts w:ascii="宋体" w:hAnsi="宋体"/>
        </w:rPr>
      </w:pPr>
      <w:commentRangeStart w:id="28"/>
      <w:r>
        <w:rPr>
          <w:rFonts w:hint="eastAsia" w:ascii="宋体" w:hAnsi="宋体"/>
        </w:rPr>
        <w:t>1）由单个点组成的孤立连通集团：</w:t>
      </w:r>
      <w:r>
        <w:rPr>
          <w:rFonts w:ascii="宋体" w:hAnsi="宋体"/>
          <w:position w:val="-32"/>
        </w:rPr>
        <w:object>
          <v:shape id="_x0000_i1059" o:spt="75" type="#_x0000_t75" style="height:38.4pt;width:119.4pt;" o:ole="t" filled="f" o:preferrelative="t" stroked="f" coordsize="21600,21600">
            <v:path/>
            <v:fill on="f" focussize="0,0"/>
            <v:stroke on="f" joinstyle="miter"/>
            <v:imagedata r:id="rId71" o:title=""/>
            <o:lock v:ext="edit" aspectratio="t"/>
            <w10:wrap type="none"/>
            <w10:anchorlock/>
          </v:shape>
          <o:OLEObject Type="Embed" ProgID="Equation.AxMath" ShapeID="_x0000_i1059" DrawAspect="Content" ObjectID="_1468075760" r:id="rId70">
            <o:LockedField>false</o:LockedField>
          </o:OLEObject>
        </w:object>
      </w:r>
    </w:p>
    <w:p>
      <w:pPr>
        <w:spacing w:line="440" w:lineRule="exact"/>
        <w:ind w:firstLine="480" w:firstLineChars="200"/>
        <w:rPr>
          <w:rFonts w:ascii="宋体" w:hAnsi="宋体"/>
        </w:rPr>
      </w:pPr>
      <w:r>
        <w:rPr>
          <w:rFonts w:hint="eastAsia" w:ascii="宋体" w:hAnsi="宋体"/>
        </w:rPr>
        <w:t>2）度大节点的节点组合：若</w:t>
      </w:r>
      <w:r>
        <w:rPr>
          <w:rFonts w:ascii="宋体" w:hAnsi="宋体"/>
          <w:position w:val="-12"/>
        </w:rPr>
        <w:object>
          <v:shape id="_x0000_i1060" o:spt="75" type="#_x0000_t75" style="height:18.6pt;width:165.6pt;" o:ole="t" filled="f" o:preferrelative="t" stroked="f" coordsize="21600,21600">
            <v:path/>
            <v:fill on="f" focussize="0,0"/>
            <v:stroke on="f" joinstyle="miter"/>
            <v:imagedata r:id="rId73" o:title=""/>
            <o:lock v:ext="edit" aspectratio="t"/>
            <w10:wrap type="none"/>
            <w10:anchorlock/>
          </v:shape>
          <o:OLEObject Type="Embed" ProgID="Equation.AxMath" ShapeID="_x0000_i1060" DrawAspect="Content" ObjectID="_1468075761" r:id="rId72">
            <o:LockedField>false</o:LockedField>
          </o:OLEObject>
        </w:object>
      </w:r>
      <w:r>
        <w:rPr>
          <w:rFonts w:hint="eastAsia" w:ascii="宋体" w:hAnsi="宋体"/>
        </w:rPr>
        <w:t>，则</w:t>
      </w:r>
      <w:r>
        <w:rPr>
          <w:rFonts w:ascii="宋体" w:hAnsi="宋体"/>
          <w:position w:val="-13"/>
        </w:rPr>
        <w:object>
          <v:shape id="_x0000_i1061" o:spt="75" type="#_x0000_t75" style="height:18.6pt;width:69.6pt;" o:ole="t" filled="f" o:preferrelative="t" stroked="f" coordsize="21600,21600">
            <v:path/>
            <v:fill on="f" focussize="0,0"/>
            <v:stroke on="f" joinstyle="miter"/>
            <v:imagedata r:id="rId75" o:title=""/>
            <o:lock v:ext="edit" aspectratio="t"/>
            <w10:wrap type="none"/>
            <w10:anchorlock/>
          </v:shape>
          <o:OLEObject Type="Embed" ProgID="Equation.AxMath" ShapeID="_x0000_i1061" DrawAspect="Content" ObjectID="_1468075762" r:id="rId74">
            <o:LockedField>false</o:LockedField>
          </o:OLEObject>
        </w:object>
      </w:r>
      <w:r>
        <w:rPr>
          <w:rFonts w:hint="eastAsia" w:ascii="宋体" w:hAnsi="宋体"/>
        </w:rPr>
        <w:t>=</w:t>
      </w:r>
      <w:r>
        <w:rPr>
          <w:rFonts w:ascii="宋体" w:hAnsi="宋体"/>
          <w:position w:val="-13"/>
        </w:rPr>
        <w:object>
          <v:shape id="_x0000_i1062" o:spt="75" type="#_x0000_t75" style="height:19.2pt;width:53.4pt;" o:ole="t" filled="f" o:preferrelative="t" stroked="f" coordsize="21600,21600">
            <v:path/>
            <v:fill on="f" focussize="0,0"/>
            <v:stroke on="f" joinstyle="miter"/>
            <v:imagedata r:id="rId77" o:title=""/>
            <o:lock v:ext="edit" aspectratio="t"/>
            <w10:wrap type="none"/>
            <w10:anchorlock/>
          </v:shape>
          <o:OLEObject Type="Embed" ProgID="Equation.AxMath" ShapeID="_x0000_i1062" DrawAspect="Content" ObjectID="_1468075763" r:id="rId76">
            <o:LockedField>false</o:LockedField>
          </o:OLEObject>
        </w:object>
      </w:r>
      <w:r>
        <w:rPr>
          <w:rFonts w:hint="eastAsia" w:ascii="宋体" w:hAnsi="宋体"/>
        </w:rPr>
        <w:t>，即该节点组合中包含该行自身代表节点以及所有与其有链接的节点。</w:t>
      </w:r>
    </w:p>
    <w:p>
      <w:pPr>
        <w:spacing w:line="440" w:lineRule="exact"/>
        <w:ind w:firstLine="480" w:firstLineChars="200"/>
        <w:rPr>
          <w:rFonts w:ascii="宋体" w:hAnsi="宋体"/>
        </w:rPr>
      </w:pPr>
      <w:r>
        <w:rPr>
          <w:rFonts w:hint="eastAsia" w:ascii="宋体" w:hAnsi="宋体"/>
        </w:rPr>
        <w:t>3）合并节点组合，形成连通集团：若</w:t>
      </w:r>
      <w:r>
        <w:rPr>
          <w:rFonts w:ascii="宋体" w:hAnsi="宋体"/>
          <w:position w:val="-13"/>
        </w:rPr>
        <w:object>
          <v:shape id="_x0000_i1063" o:spt="75" type="#_x0000_t75" style="height:18.6pt;width:120pt;" o:ole="t" filled="f" o:preferrelative="t" stroked="f" coordsize="21600,21600">
            <v:path/>
            <v:fill on="f" focussize="0,0"/>
            <v:stroke on="f" joinstyle="miter"/>
            <v:imagedata r:id="rId79" o:title=""/>
            <o:lock v:ext="edit" aspectratio="t"/>
            <w10:wrap type="none"/>
            <w10:anchorlock/>
          </v:shape>
          <o:OLEObject Type="Embed" ProgID="Equation.AxMath" ShapeID="_x0000_i1063" DrawAspect="Content" ObjectID="_1468075764" r:id="rId78">
            <o:LockedField>false</o:LockedField>
          </o:OLEObject>
        </w:object>
      </w:r>
      <w:r>
        <w:rPr>
          <w:rFonts w:hint="eastAsia" w:ascii="宋体" w:hAnsi="宋体"/>
        </w:rPr>
        <w:t>，则</w:t>
      </w:r>
      <w:r>
        <w:rPr>
          <w:rFonts w:ascii="宋体" w:hAnsi="宋体"/>
          <w:position w:val="-12"/>
        </w:rPr>
        <w:object>
          <v:shape id="_x0000_i1064" o:spt="75" type="#_x0000_t75" style="height:18pt;width:64.8pt;" o:ole="t" filled="f" o:preferrelative="t" stroked="f" coordsize="21600,21600">
            <v:path/>
            <v:fill on="f" focussize="0,0"/>
            <v:stroke on="f" joinstyle="miter"/>
            <v:imagedata r:id="rId81" o:title=""/>
            <o:lock v:ext="edit" aspectratio="t"/>
            <w10:wrap type="none"/>
            <w10:anchorlock/>
          </v:shape>
          <o:OLEObject Type="Embed" ProgID="Equation.AxMath" ShapeID="_x0000_i1064" DrawAspect="Content" ObjectID="_1468075765" r:id="rId80">
            <o:LockedField>false</o:LockedField>
          </o:OLEObject>
        </w:object>
      </w:r>
      <w:r>
        <w:rPr>
          <w:rFonts w:ascii="宋体" w:hAnsi="宋体"/>
        </w:rPr>
        <w:t>,</w:t>
      </w:r>
      <w:r>
        <w:rPr>
          <w:rFonts w:hint="eastAsia" w:ascii="宋体" w:hAnsi="宋体"/>
        </w:rPr>
        <w:t>且该连通集团的节点个数</w:t>
      </w:r>
      <w:r>
        <w:rPr>
          <w:rFonts w:ascii="宋体" w:hAnsi="宋体"/>
          <w:position w:val="-16"/>
        </w:rPr>
        <w:object>
          <v:shape id="_x0000_i1065" o:spt="75" type="#_x0000_t75" style="height:21pt;width:84pt;" o:ole="t" filled="f" o:preferrelative="t" stroked="f" coordsize="21600,21600">
            <v:path/>
            <v:fill on="f" focussize="0,0"/>
            <v:stroke on="f" joinstyle="miter"/>
            <v:imagedata r:id="rId83" o:title=""/>
            <o:lock v:ext="edit" aspectratio="t"/>
            <w10:wrap type="none"/>
            <w10:anchorlock/>
          </v:shape>
          <o:OLEObject Type="Embed" ProgID="Equation.AxMath" ShapeID="_x0000_i1065" DrawAspect="Content" ObjectID="_1468075766" r:id="rId82">
            <o:LockedField>false</o:LockedField>
          </o:OLEObject>
        </w:object>
      </w:r>
      <w:r>
        <w:rPr>
          <w:rFonts w:hint="eastAsia" w:ascii="宋体" w:hAnsi="宋体"/>
        </w:rPr>
        <w:t>。</w:t>
      </w:r>
    </w:p>
    <w:p>
      <w:pPr>
        <w:spacing w:line="440" w:lineRule="exact"/>
        <w:ind w:firstLine="480" w:firstLineChars="200"/>
        <w:rPr>
          <w:rFonts w:ascii="宋体" w:hAnsi="宋体"/>
        </w:rPr>
      </w:pPr>
      <w:r>
        <w:rPr>
          <w:rFonts w:hint="eastAsia" w:ascii="宋体" w:hAnsi="宋体"/>
        </w:rPr>
        <w:t>4）比较得出最大连通集团：</w:t>
      </w:r>
      <w:r>
        <w:rPr>
          <w:rFonts w:ascii="宋体" w:hAnsi="宋体"/>
          <w:position w:val="-13"/>
        </w:rPr>
        <w:object>
          <v:shape id="_x0000_i1066" o:spt="75" type="#_x0000_t75" style="height:18.6pt;width:105pt;" o:ole="t" filled="f" o:preferrelative="t" stroked="f" coordsize="21600,21600">
            <v:path/>
            <v:fill on="f" focussize="0,0"/>
            <v:stroke on="f" joinstyle="miter"/>
            <v:imagedata r:id="rId85" o:title=""/>
            <o:lock v:ext="edit" aspectratio="t"/>
            <w10:wrap type="none"/>
            <w10:anchorlock/>
          </v:shape>
          <o:OLEObject Type="Embed" ProgID="Equation.AxMath" ShapeID="_x0000_i1066" DrawAspect="Content" ObjectID="_1468075767" r:id="rId84">
            <o:LockedField>false</o:LockedField>
          </o:OLEObject>
        </w:object>
      </w:r>
      <w:commentRangeEnd w:id="28"/>
      <w:r>
        <w:commentReference w:id="28"/>
      </w:r>
    </w:p>
    <w:p>
      <w:pPr>
        <w:spacing w:before="156" w:beforeLines="50"/>
        <w:rPr>
          <w:rFonts w:ascii="黑体" w:hAnsi="黑体" w:eastAsia="黑体"/>
        </w:rPr>
      </w:pPr>
      <w:r>
        <w:rPr>
          <w:rFonts w:hint="eastAsia" w:ascii="黑体" w:hAnsi="黑体" w:eastAsia="黑体"/>
        </w:rPr>
        <w:t>3）级联失效总概模型：</w:t>
      </w:r>
    </w:p>
    <w:p>
      <w:pPr>
        <w:jc w:val="center"/>
        <w:rPr>
          <w:rFonts w:ascii="宋体" w:hAnsi="宋体"/>
        </w:rPr>
      </w:pPr>
      <w:r>
        <w:rPr>
          <w:rFonts w:ascii="宋体" w:hAnsi="宋体"/>
        </w:rPr>
        <w:object>
          <v:shape id="_x0000_i1067" o:spt="75" type="#_x0000_t75" style="height:462.6pt;width:333.6pt;" o:ole="t" filled="f" o:preferrelative="t" stroked="f" coordsize="21600,21600">
            <v:path/>
            <v:fill on="f" focussize="0,0"/>
            <v:stroke on="f" joinstyle="miter"/>
            <v:imagedata r:id="rId87" o:title=""/>
            <o:lock v:ext="edit" aspectratio="t"/>
            <w10:wrap type="none"/>
            <w10:anchorlock/>
          </v:shape>
          <o:OLEObject Type="Embed" ProgID="AxGlyph.Document" ShapeID="_x0000_i1067" DrawAspect="Content" ObjectID="_1468075768" r:id="rId86">
            <o:LockedField>false</o:LockedField>
          </o:OLEObject>
        </w:object>
      </w:r>
    </w:p>
    <w:p>
      <w:pPr>
        <w:jc w:val="center"/>
        <w:rPr>
          <w:rFonts w:ascii="宋体" w:hAnsi="宋体"/>
        </w:rPr>
      </w:pPr>
      <w:r>
        <w:rPr>
          <w:rFonts w:hint="eastAsia" w:ascii="宋体" w:hAnsi="宋体"/>
        </w:rPr>
        <w:t>图5-2</w:t>
      </w:r>
      <w:r>
        <w:rPr>
          <w:rFonts w:ascii="宋体" w:hAnsi="宋体"/>
        </w:rPr>
        <w:t xml:space="preserve">  </w:t>
      </w:r>
      <w:r>
        <w:rPr>
          <w:rFonts w:hint="eastAsia" w:ascii="宋体" w:hAnsi="宋体"/>
        </w:rPr>
        <w:t>级联失效模型图</w:t>
      </w:r>
      <w:r>
        <w:commentReference w:id="29"/>
      </w:r>
    </w:p>
    <w:p>
      <w:pPr>
        <w:pStyle w:val="18"/>
        <w:spacing w:after="156"/>
        <w:outlineLvl w:val="2"/>
        <w:rPr>
          <w:rFonts w:ascii="黑体" w:hAnsi="黑体"/>
        </w:rPr>
      </w:pPr>
      <w:r>
        <w:rPr>
          <w:rFonts w:hint="eastAsia" w:ascii="黑体" w:hAnsi="黑体"/>
        </w:rPr>
        <w:t>5.1.3</w:t>
      </w:r>
      <w:r>
        <w:rPr>
          <w:rFonts w:ascii="黑体" w:hAnsi="黑体"/>
        </w:rPr>
        <w:t xml:space="preserve"> </w:t>
      </w:r>
      <w:r>
        <w:rPr>
          <w:rFonts w:hint="eastAsia" w:ascii="黑体" w:hAnsi="黑体"/>
        </w:rPr>
        <w:t>算法的建立</w:t>
      </w:r>
    </w:p>
    <w:p>
      <w:pPr>
        <w:rPr>
          <w:rFonts w:ascii="宋体" w:hAnsi="宋体"/>
        </w:rPr>
      </w:pPr>
      <w:r>
        <w:rPr>
          <w:rFonts w:hint="eastAsia" w:ascii="宋体" w:hAnsi="宋体"/>
        </w:rPr>
        <w:t>（1）算法描述</w:t>
      </w:r>
    </w:p>
    <w:p>
      <w:pPr>
        <w:ind w:firstLine="480" w:firstLineChars="200"/>
        <w:rPr>
          <w:rFonts w:ascii="宋体" w:hAnsi="宋体"/>
        </w:rPr>
      </w:pPr>
      <w:r>
        <w:rPr>
          <w:rFonts w:hint="eastAsia" w:ascii="宋体" w:hAnsi="宋体"/>
        </w:rPr>
        <w:t>级联失效算法，即按照先节点后联系、先攻击后依赖的原则来剔除已知失效节点及其失效的联系。考虑到一般模型中两个子网络对节点所属连通集团的双重判断在算法程序中会拖慢运行速度，所以我们设置了针对于整个网络的链接剔除规则，以两个子网络中相同位置的每对节点所属连通集团编号都相等为网络级联失效最终停止条件，设置判断条件及循环，得到网络受到攻击后的最终状态。通过遍历各节点代表该节点所属连通集团编号的下标，来识别最终产生的各相互连通集团。</w:t>
      </w:r>
    </w:p>
    <w:p>
      <w:pPr>
        <w:rPr>
          <w:rFonts w:ascii="宋体" w:hAnsi="宋体"/>
        </w:rPr>
      </w:pPr>
      <w:r>
        <w:rPr>
          <w:rFonts w:hint="eastAsia" w:ascii="宋体" w:hAnsi="宋体"/>
        </w:rPr>
        <w:t>（2）具体形式</w:t>
      </w:r>
    </w:p>
    <w:p>
      <w:pPr>
        <w:ind w:firstLine="480" w:firstLineChars="200"/>
        <w:rPr>
          <w:rFonts w:ascii="宋体" w:hAnsi="宋体"/>
        </w:rPr>
      </w:pPr>
      <w:r>
        <w:rPr>
          <w:rFonts w:hint="eastAsia" w:ascii="黑体" w:hAnsi="黑体" w:eastAsia="黑体"/>
        </w:rPr>
        <w:t>S</w:t>
      </w:r>
      <w:r>
        <w:rPr>
          <w:rFonts w:ascii="黑体" w:hAnsi="黑体" w:eastAsia="黑体"/>
        </w:rPr>
        <w:t>TEP 1</w:t>
      </w:r>
      <w:r>
        <w:rPr>
          <w:rFonts w:hint="eastAsia" w:ascii="黑体" w:hAnsi="黑体" w:eastAsia="黑体"/>
        </w:rPr>
        <w:t>：</w:t>
      </w:r>
      <w:r>
        <w:rPr>
          <w:rFonts w:hint="eastAsia" w:ascii="宋体" w:hAnsi="宋体"/>
        </w:rPr>
        <w:t>读入给定的网络邻接矩阵或随机生成相互作用网络的邻接矩阵，根据蒙特卡洛模拟法选择网络中任一节点施行攻击；</w:t>
      </w:r>
    </w:p>
    <w:p>
      <w:pPr>
        <w:ind w:firstLine="480" w:firstLineChars="200"/>
        <w:rPr>
          <w:rFonts w:ascii="宋体" w:hAnsi="宋体"/>
        </w:rPr>
      </w:pPr>
      <w:r>
        <w:rPr>
          <w:rFonts w:hint="eastAsia" w:ascii="黑体" w:hAnsi="黑体" w:eastAsia="黑体"/>
        </w:rPr>
        <w:t>S</w:t>
      </w:r>
      <w:r>
        <w:rPr>
          <w:rFonts w:ascii="黑体" w:hAnsi="黑体" w:eastAsia="黑体"/>
        </w:rPr>
        <w:t>TEP 2</w:t>
      </w:r>
      <w:r>
        <w:rPr>
          <w:rFonts w:hint="eastAsia" w:ascii="黑体" w:hAnsi="黑体" w:eastAsia="黑体"/>
        </w:rPr>
        <w:t>：</w:t>
      </w:r>
      <w:r>
        <w:rPr>
          <w:rFonts w:hint="eastAsia" w:ascii="宋体" w:hAnsi="宋体"/>
        </w:rPr>
        <w:t>将被攻击的节点及其所有出边、该被攻击节点在另一子网络中相同位置节点及其所有出边删除；</w:t>
      </w:r>
    </w:p>
    <w:p>
      <w:pPr>
        <w:ind w:firstLine="480" w:firstLineChars="200"/>
        <w:rPr>
          <w:rFonts w:ascii="宋体" w:hAnsi="宋体"/>
        </w:rPr>
      </w:pPr>
      <w:r>
        <w:rPr>
          <w:rFonts w:hint="eastAsia" w:ascii="黑体" w:hAnsi="黑体" w:eastAsia="黑体"/>
        </w:rPr>
        <w:t>S</w:t>
      </w:r>
      <w:r>
        <w:rPr>
          <w:rFonts w:ascii="黑体" w:hAnsi="黑体" w:eastAsia="黑体"/>
        </w:rPr>
        <w:t>TEP 3</w:t>
      </w:r>
      <w:r>
        <w:rPr>
          <w:rFonts w:hint="eastAsia" w:ascii="黑体" w:hAnsi="黑体" w:eastAsia="黑体"/>
        </w:rPr>
        <w:t>：</w:t>
      </w:r>
      <w:r>
        <w:rPr>
          <w:rFonts w:hint="eastAsia" w:ascii="宋体" w:hAnsi="宋体"/>
        </w:rPr>
        <w:t>根据节点下标i或m遍历该子网络中所有节点，判断当前节点与其在另一子网络中相同位置的节点属于同一连通集团，若是，则终止算法，达到最终状态；若否，则考虑把该对点除相互依赖联系外所有联系删除；</w:t>
      </w:r>
    </w:p>
    <w:p>
      <w:pPr>
        <w:ind w:firstLine="480" w:firstLineChars="200"/>
        <w:rPr>
          <w:rFonts w:ascii="宋体" w:hAnsi="宋体"/>
        </w:rPr>
      </w:pPr>
      <w:r>
        <w:rPr>
          <w:rFonts w:hint="eastAsia" w:ascii="黑体" w:hAnsi="黑体" w:eastAsia="黑体"/>
        </w:rPr>
        <w:t>S</w:t>
      </w:r>
      <w:r>
        <w:rPr>
          <w:rFonts w:ascii="黑体" w:hAnsi="黑体" w:eastAsia="黑体"/>
        </w:rPr>
        <w:t xml:space="preserve">TEP </w:t>
      </w:r>
      <w:r>
        <w:rPr>
          <w:rFonts w:hint="eastAsia" w:ascii="黑体" w:hAnsi="黑体" w:eastAsia="黑体"/>
        </w:rPr>
        <w:t>4：</w:t>
      </w:r>
      <w:r>
        <w:rPr>
          <w:rFonts w:hint="eastAsia" w:ascii="宋体" w:hAnsi="宋体"/>
        </w:rPr>
        <w:t>判断S</w:t>
      </w:r>
      <w:r>
        <w:rPr>
          <w:rFonts w:ascii="宋体" w:hAnsi="宋体"/>
        </w:rPr>
        <w:t>TEP 3</w:t>
      </w:r>
      <w:r>
        <w:rPr>
          <w:rFonts w:hint="eastAsia" w:ascii="宋体" w:hAnsi="宋体"/>
        </w:rPr>
        <w:t>中待删除的联系中是否存在起点端点相同的联系，保留这种特征的联系，删除其他联系，转到S</w:t>
      </w:r>
      <w:r>
        <w:rPr>
          <w:rFonts w:ascii="宋体" w:hAnsi="宋体"/>
        </w:rPr>
        <w:t>TEP 3</w:t>
      </w:r>
      <w:r>
        <w:rPr>
          <w:rFonts w:hint="eastAsia" w:ascii="宋体" w:hAnsi="宋体"/>
        </w:rPr>
        <w:t>；</w:t>
      </w:r>
    </w:p>
    <w:p>
      <w:pPr>
        <w:ind w:firstLine="480" w:firstLineChars="200"/>
        <w:rPr>
          <w:rFonts w:ascii="宋体" w:hAnsi="宋体"/>
        </w:rPr>
      </w:pPr>
      <w:r>
        <w:rPr>
          <w:rFonts w:hint="eastAsia" w:ascii="黑体" w:hAnsi="黑体" w:eastAsia="黑体"/>
        </w:rPr>
        <w:t>S</w:t>
      </w:r>
      <w:r>
        <w:rPr>
          <w:rFonts w:ascii="黑体" w:hAnsi="黑体" w:eastAsia="黑体"/>
        </w:rPr>
        <w:t xml:space="preserve">TEP </w:t>
      </w:r>
      <w:r>
        <w:rPr>
          <w:rFonts w:hint="eastAsia" w:ascii="黑体" w:hAnsi="黑体" w:eastAsia="黑体"/>
        </w:rPr>
        <w:t>5：</w:t>
      </w:r>
      <w:r>
        <w:rPr>
          <w:rFonts w:hint="eastAsia" w:ascii="宋体" w:hAnsi="宋体"/>
        </w:rPr>
        <w:t>计算最终产生的各相互连通集团大小，得出该最大值，算法结束。</w:t>
      </w:r>
    </w:p>
    <w:p>
      <w:pPr>
        <w:pStyle w:val="18"/>
        <w:spacing w:before="156" w:beforeLines="50" w:after="156"/>
        <w:outlineLvl w:val="2"/>
        <w:rPr>
          <w:rFonts w:ascii="黑体" w:hAnsi="黑体"/>
        </w:rPr>
      </w:pPr>
      <w:r>
        <w:rPr>
          <w:rFonts w:hint="eastAsia" w:ascii="黑体" w:hAnsi="黑体"/>
        </w:rPr>
        <w:t>5</w:t>
      </w:r>
      <w:r>
        <w:rPr>
          <w:rFonts w:ascii="黑体" w:hAnsi="黑体"/>
        </w:rPr>
        <w:t>.1.4</w:t>
      </w:r>
      <w:r>
        <w:rPr>
          <w:rFonts w:hint="eastAsia" w:ascii="黑体" w:hAnsi="黑体"/>
        </w:rPr>
        <w:t>模型结果与分析</w:t>
      </w:r>
    </w:p>
    <w:p>
      <w:pPr>
        <w:ind w:firstLine="480" w:firstLineChars="200"/>
        <w:rPr>
          <w:rFonts w:ascii="宋体" w:hAnsi="宋体"/>
        </w:rPr>
      </w:pPr>
      <w:r>
        <w:rPr>
          <w:rFonts w:hint="eastAsia" w:ascii="宋体" w:hAnsi="宋体"/>
        </w:rPr>
        <w:t>使用上述算法运行赛题中例子，得出结果为：</w:t>
      </w:r>
    </w:p>
    <w:p>
      <w:pPr>
        <w:jc w:val="center"/>
        <w:rPr>
          <w:rFonts w:ascii="宋体" w:hAnsi="宋体"/>
        </w:rPr>
      </w:pPr>
      <w:commentRangeStart w:id="30"/>
      <w:r>
        <w:rPr>
          <w:rFonts w:hint="eastAsia" w:ascii="宋体" w:hAnsi="宋体"/>
        </w:rPr>
        <w:t>表5-1</w:t>
      </w:r>
      <w:r>
        <w:rPr>
          <w:rFonts w:ascii="宋体" w:hAnsi="宋体"/>
        </w:rPr>
        <w:t xml:space="preserve"> </w:t>
      </w:r>
      <w:r>
        <w:rPr>
          <w:rFonts w:hint="eastAsia" w:ascii="宋体" w:hAnsi="宋体"/>
        </w:rPr>
        <w:t>攻击后节点数表</w:t>
      </w:r>
      <w:commentRangeEnd w:id="30"/>
      <w:r>
        <w:commentReference w:id="30"/>
      </w:r>
    </w:p>
    <w:tbl>
      <w:tblPr>
        <w:tblStyle w:val="10"/>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2832"/>
        <w:gridCol w:w="988"/>
        <w:gridCol w:w="988"/>
        <w:gridCol w:w="988"/>
        <w:gridCol w:w="988"/>
        <w:gridCol w:w="988"/>
        <w:gridCol w:w="98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trHeight w:val="425" w:hRule="atLeast"/>
          <w:jc w:val="center"/>
        </w:trPr>
        <w:tc>
          <w:tcPr>
            <w:tcW w:w="2832" w:type="dxa"/>
            <w:tcBorders>
              <w:bottom w:val="single" w:color="auto" w:sz="4" w:space="0"/>
              <w:insideV w:val="nil"/>
            </w:tcBorders>
            <w:shd w:val="clear" w:color="auto" w:fill="E7E6E6" w:themeFill="background2"/>
            <w:vAlign w:val="center"/>
          </w:tcPr>
          <w:p>
            <w:pPr>
              <w:autoSpaceDE w:val="0"/>
              <w:autoSpaceDN w:val="0"/>
              <w:contextualSpacing/>
              <w:jc w:val="center"/>
              <w:textAlignment w:val="center"/>
              <w:rPr>
                <w:rFonts w:ascii="黑体" w:hAnsi="黑体" w:eastAsia="黑体"/>
              </w:rPr>
            </w:pPr>
            <w:r>
              <w:rPr>
                <w:rFonts w:hint="eastAsia" w:ascii="黑体" w:hAnsi="黑体" w:eastAsia="黑体"/>
              </w:rPr>
              <w:t>攻击的点</w:t>
            </w:r>
          </w:p>
        </w:tc>
        <w:tc>
          <w:tcPr>
            <w:tcW w:w="988" w:type="dxa"/>
            <w:tcBorders>
              <w:bottom w:val="single" w:color="auto" w:sz="4" w:space="0"/>
              <w:insideV w:val="nil"/>
            </w:tcBorders>
            <w:shd w:val="clear" w:color="auto" w:fill="E7E6E6" w:themeFill="background2"/>
            <w:vAlign w:val="center"/>
          </w:tcPr>
          <w:p>
            <w:pPr>
              <w:autoSpaceDE w:val="0"/>
              <w:autoSpaceDN w:val="0"/>
              <w:contextualSpacing/>
              <w:jc w:val="center"/>
              <w:textAlignment w:val="center"/>
              <w:rPr>
                <w:rFonts w:ascii="黑体" w:hAnsi="黑体" w:eastAsia="黑体"/>
              </w:rPr>
            </w:pPr>
            <w:r>
              <w:rPr>
                <w:rFonts w:hint="eastAsia" w:ascii="黑体" w:hAnsi="黑体" w:eastAsia="黑体"/>
              </w:rPr>
              <w:t>点1</w:t>
            </w:r>
          </w:p>
        </w:tc>
        <w:tc>
          <w:tcPr>
            <w:tcW w:w="988" w:type="dxa"/>
            <w:tcBorders>
              <w:bottom w:val="single" w:color="auto" w:sz="4" w:space="0"/>
              <w:insideV w:val="nil"/>
            </w:tcBorders>
            <w:shd w:val="clear" w:color="auto" w:fill="E7E6E6" w:themeFill="background2"/>
            <w:vAlign w:val="center"/>
          </w:tcPr>
          <w:p>
            <w:pPr>
              <w:autoSpaceDE w:val="0"/>
              <w:autoSpaceDN w:val="0"/>
              <w:contextualSpacing/>
              <w:jc w:val="center"/>
              <w:textAlignment w:val="center"/>
              <w:rPr>
                <w:rFonts w:ascii="黑体" w:hAnsi="黑体" w:eastAsia="黑体"/>
              </w:rPr>
            </w:pPr>
            <w:r>
              <w:rPr>
                <w:rFonts w:hint="eastAsia" w:ascii="黑体" w:hAnsi="黑体" w:eastAsia="黑体"/>
              </w:rPr>
              <w:t>点2</w:t>
            </w:r>
          </w:p>
        </w:tc>
        <w:tc>
          <w:tcPr>
            <w:tcW w:w="988" w:type="dxa"/>
            <w:tcBorders>
              <w:bottom w:val="single" w:color="auto" w:sz="4" w:space="0"/>
              <w:insideV w:val="nil"/>
            </w:tcBorders>
            <w:shd w:val="clear" w:color="auto" w:fill="E7E6E6" w:themeFill="background2"/>
            <w:vAlign w:val="center"/>
          </w:tcPr>
          <w:p>
            <w:pPr>
              <w:autoSpaceDE w:val="0"/>
              <w:autoSpaceDN w:val="0"/>
              <w:contextualSpacing/>
              <w:jc w:val="center"/>
              <w:textAlignment w:val="center"/>
              <w:rPr>
                <w:rFonts w:ascii="黑体" w:hAnsi="黑体" w:eastAsia="黑体"/>
              </w:rPr>
            </w:pPr>
            <w:r>
              <w:rPr>
                <w:rFonts w:hint="eastAsia" w:ascii="黑体" w:hAnsi="黑体" w:eastAsia="黑体"/>
              </w:rPr>
              <w:t>点3</w:t>
            </w:r>
          </w:p>
        </w:tc>
        <w:tc>
          <w:tcPr>
            <w:tcW w:w="988" w:type="dxa"/>
            <w:tcBorders>
              <w:bottom w:val="single" w:color="auto" w:sz="4" w:space="0"/>
              <w:insideV w:val="nil"/>
            </w:tcBorders>
            <w:shd w:val="clear" w:color="auto" w:fill="E7E6E6" w:themeFill="background2"/>
            <w:vAlign w:val="center"/>
          </w:tcPr>
          <w:p>
            <w:pPr>
              <w:autoSpaceDE w:val="0"/>
              <w:autoSpaceDN w:val="0"/>
              <w:contextualSpacing/>
              <w:jc w:val="center"/>
              <w:textAlignment w:val="center"/>
              <w:rPr>
                <w:rFonts w:ascii="黑体" w:hAnsi="黑体" w:eastAsia="黑体"/>
              </w:rPr>
            </w:pPr>
            <w:r>
              <w:rPr>
                <w:rFonts w:hint="eastAsia" w:ascii="黑体" w:hAnsi="黑体" w:eastAsia="黑体"/>
              </w:rPr>
              <w:t>点4</w:t>
            </w:r>
          </w:p>
        </w:tc>
        <w:tc>
          <w:tcPr>
            <w:tcW w:w="988" w:type="dxa"/>
            <w:tcBorders>
              <w:bottom w:val="single" w:color="auto" w:sz="4" w:space="0"/>
              <w:insideV w:val="nil"/>
            </w:tcBorders>
            <w:shd w:val="clear" w:color="auto" w:fill="E7E6E6" w:themeFill="background2"/>
            <w:vAlign w:val="center"/>
          </w:tcPr>
          <w:p>
            <w:pPr>
              <w:autoSpaceDE w:val="0"/>
              <w:autoSpaceDN w:val="0"/>
              <w:contextualSpacing/>
              <w:jc w:val="center"/>
              <w:textAlignment w:val="center"/>
              <w:rPr>
                <w:rFonts w:ascii="黑体" w:hAnsi="黑体" w:eastAsia="黑体"/>
              </w:rPr>
            </w:pPr>
            <w:r>
              <w:rPr>
                <w:rFonts w:hint="eastAsia" w:ascii="黑体" w:hAnsi="黑体" w:eastAsia="黑体"/>
              </w:rPr>
              <w:t>点5</w:t>
            </w:r>
          </w:p>
        </w:tc>
        <w:tc>
          <w:tcPr>
            <w:tcW w:w="989" w:type="dxa"/>
            <w:tcBorders>
              <w:bottom w:val="single" w:color="auto" w:sz="4" w:space="0"/>
              <w:insideV w:val="nil"/>
            </w:tcBorders>
            <w:shd w:val="clear" w:color="auto" w:fill="E7E6E6" w:themeFill="background2"/>
            <w:vAlign w:val="center"/>
          </w:tcPr>
          <w:p>
            <w:pPr>
              <w:autoSpaceDE w:val="0"/>
              <w:autoSpaceDN w:val="0"/>
              <w:contextualSpacing/>
              <w:jc w:val="center"/>
              <w:textAlignment w:val="center"/>
              <w:rPr>
                <w:rFonts w:ascii="黑体" w:hAnsi="黑体" w:eastAsia="黑体"/>
              </w:rPr>
            </w:pPr>
            <w:r>
              <w:rPr>
                <w:rFonts w:hint="eastAsia" w:ascii="黑体" w:hAnsi="黑体" w:eastAsia="黑体"/>
              </w:rPr>
              <w:t>点6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trHeight w:val="425" w:hRule="atLeast"/>
          <w:jc w:val="center"/>
        </w:trPr>
        <w:tc>
          <w:tcPr>
            <w:tcW w:w="2832" w:type="dxa"/>
            <w:tcBorders>
              <w:top w:val="single" w:color="auto" w:sz="4" w:space="0"/>
              <w:tl2br w:val="nil"/>
              <w:tr2bl w:val="nil"/>
            </w:tcBorders>
            <w:shd w:val="clear" w:color="auto" w:fill="auto"/>
            <w:vAlign w:val="center"/>
          </w:tcPr>
          <w:p>
            <w:pPr>
              <w:autoSpaceDE w:val="0"/>
              <w:autoSpaceDN w:val="0"/>
              <w:spacing w:line="240" w:lineRule="atLeast"/>
              <w:contextualSpacing/>
              <w:jc w:val="center"/>
              <w:textAlignment w:val="center"/>
              <w:rPr>
                <w:rFonts w:ascii="黑体" w:hAnsi="黑体" w:eastAsia="黑体"/>
              </w:rPr>
            </w:pPr>
            <w:bookmarkStart w:id="3" w:name="_Hlk43121071"/>
            <w:r>
              <w:rPr>
                <w:rFonts w:hint="eastAsia" w:ascii="黑体" w:hAnsi="黑体" w:eastAsia="黑体"/>
              </w:rPr>
              <w:t>所剩最大连通集团节点数</w:t>
            </w:r>
            <w:bookmarkEnd w:id="3"/>
          </w:p>
        </w:tc>
        <w:tc>
          <w:tcPr>
            <w:tcW w:w="988" w:type="dxa"/>
            <w:tcBorders>
              <w:top w:val="single" w:color="auto" w:sz="4" w:space="0"/>
              <w:tl2br w:val="nil"/>
              <w:tr2bl w:val="nil"/>
            </w:tcBorders>
            <w:shd w:val="clear" w:color="auto" w:fill="auto"/>
            <w:vAlign w:val="center"/>
          </w:tcPr>
          <w:p>
            <w:pPr>
              <w:autoSpaceDE w:val="0"/>
              <w:autoSpaceDN w:val="0"/>
              <w:contextualSpacing/>
              <w:jc w:val="center"/>
              <w:textAlignment w:val="center"/>
              <w:rPr>
                <w:rFonts w:ascii="黑体" w:hAnsi="黑体" w:eastAsia="黑体"/>
              </w:rPr>
            </w:pPr>
            <w:r>
              <w:rPr>
                <w:rFonts w:hint="eastAsia" w:ascii="黑体" w:hAnsi="黑体" w:eastAsia="黑体"/>
              </w:rPr>
              <w:t>8</w:t>
            </w:r>
          </w:p>
        </w:tc>
        <w:tc>
          <w:tcPr>
            <w:tcW w:w="988" w:type="dxa"/>
            <w:tcBorders>
              <w:top w:val="single" w:color="auto" w:sz="4" w:space="0"/>
              <w:tl2br w:val="nil"/>
              <w:tr2bl w:val="nil"/>
            </w:tcBorders>
            <w:shd w:val="clear" w:color="auto" w:fill="auto"/>
            <w:vAlign w:val="center"/>
          </w:tcPr>
          <w:p>
            <w:pPr>
              <w:autoSpaceDE w:val="0"/>
              <w:autoSpaceDN w:val="0"/>
              <w:contextualSpacing/>
              <w:jc w:val="center"/>
              <w:textAlignment w:val="center"/>
              <w:rPr>
                <w:rFonts w:ascii="黑体" w:hAnsi="黑体" w:eastAsia="黑体"/>
              </w:rPr>
            </w:pPr>
            <w:r>
              <w:rPr>
                <w:rFonts w:hint="eastAsia" w:ascii="黑体" w:hAnsi="黑体" w:eastAsia="黑体"/>
              </w:rPr>
              <w:t>10</w:t>
            </w:r>
          </w:p>
        </w:tc>
        <w:tc>
          <w:tcPr>
            <w:tcW w:w="988" w:type="dxa"/>
            <w:tcBorders>
              <w:top w:val="single" w:color="auto" w:sz="4" w:space="0"/>
              <w:tl2br w:val="nil"/>
              <w:tr2bl w:val="nil"/>
            </w:tcBorders>
            <w:shd w:val="clear" w:color="auto" w:fill="auto"/>
            <w:vAlign w:val="center"/>
          </w:tcPr>
          <w:p>
            <w:pPr>
              <w:autoSpaceDE w:val="0"/>
              <w:autoSpaceDN w:val="0"/>
              <w:contextualSpacing/>
              <w:jc w:val="center"/>
              <w:textAlignment w:val="center"/>
              <w:rPr>
                <w:rFonts w:ascii="黑体" w:hAnsi="黑体" w:eastAsia="黑体"/>
              </w:rPr>
            </w:pPr>
            <w:r>
              <w:rPr>
                <w:rFonts w:hint="eastAsia" w:ascii="黑体" w:hAnsi="黑体" w:eastAsia="黑体"/>
              </w:rPr>
              <w:t>6</w:t>
            </w:r>
          </w:p>
        </w:tc>
        <w:tc>
          <w:tcPr>
            <w:tcW w:w="988" w:type="dxa"/>
            <w:tcBorders>
              <w:top w:val="single" w:color="auto" w:sz="4" w:space="0"/>
              <w:tl2br w:val="nil"/>
              <w:tr2bl w:val="nil"/>
            </w:tcBorders>
            <w:shd w:val="clear" w:color="auto" w:fill="auto"/>
            <w:vAlign w:val="center"/>
          </w:tcPr>
          <w:p>
            <w:pPr>
              <w:autoSpaceDE w:val="0"/>
              <w:autoSpaceDN w:val="0"/>
              <w:contextualSpacing/>
              <w:jc w:val="center"/>
              <w:textAlignment w:val="center"/>
              <w:rPr>
                <w:rFonts w:ascii="黑体" w:hAnsi="黑体" w:eastAsia="黑体"/>
              </w:rPr>
            </w:pPr>
            <w:r>
              <w:rPr>
                <w:rFonts w:hint="eastAsia" w:ascii="黑体" w:hAnsi="黑体" w:eastAsia="黑体"/>
              </w:rPr>
              <w:t>4</w:t>
            </w:r>
          </w:p>
        </w:tc>
        <w:tc>
          <w:tcPr>
            <w:tcW w:w="988" w:type="dxa"/>
            <w:tcBorders>
              <w:top w:val="single" w:color="auto" w:sz="4" w:space="0"/>
              <w:tl2br w:val="nil"/>
              <w:tr2bl w:val="nil"/>
            </w:tcBorders>
            <w:shd w:val="clear" w:color="auto" w:fill="auto"/>
            <w:vAlign w:val="center"/>
          </w:tcPr>
          <w:p>
            <w:pPr>
              <w:autoSpaceDE w:val="0"/>
              <w:autoSpaceDN w:val="0"/>
              <w:contextualSpacing/>
              <w:jc w:val="center"/>
              <w:textAlignment w:val="center"/>
              <w:rPr>
                <w:rFonts w:ascii="黑体" w:hAnsi="黑体" w:eastAsia="黑体"/>
              </w:rPr>
            </w:pPr>
            <w:r>
              <w:rPr>
                <w:rFonts w:hint="eastAsia" w:ascii="黑体" w:hAnsi="黑体" w:eastAsia="黑体"/>
              </w:rPr>
              <w:t>4</w:t>
            </w:r>
          </w:p>
        </w:tc>
        <w:tc>
          <w:tcPr>
            <w:tcW w:w="989" w:type="dxa"/>
            <w:tcBorders>
              <w:top w:val="single" w:color="auto" w:sz="4" w:space="0"/>
              <w:tl2br w:val="nil"/>
              <w:tr2bl w:val="nil"/>
            </w:tcBorders>
            <w:shd w:val="clear" w:color="auto" w:fill="auto"/>
            <w:vAlign w:val="center"/>
          </w:tcPr>
          <w:p>
            <w:pPr>
              <w:autoSpaceDE w:val="0"/>
              <w:autoSpaceDN w:val="0"/>
              <w:contextualSpacing/>
              <w:jc w:val="center"/>
              <w:textAlignment w:val="center"/>
              <w:rPr>
                <w:rFonts w:ascii="黑体" w:hAnsi="黑体" w:eastAsia="黑体"/>
              </w:rPr>
            </w:pPr>
            <w:r>
              <w:rPr>
                <w:rFonts w:hint="eastAsia" w:ascii="黑体" w:hAnsi="黑体" w:eastAsia="黑体"/>
              </w:rPr>
              <w:t>6</w:t>
            </w:r>
          </w:p>
        </w:tc>
      </w:tr>
    </w:tbl>
    <w:p>
      <w:pPr>
        <w:spacing w:before="156" w:beforeLines="50"/>
        <w:ind w:firstLine="480" w:firstLineChars="200"/>
        <w:rPr>
          <w:rFonts w:ascii="宋体" w:hAnsi="宋体"/>
        </w:rPr>
      </w:pPr>
      <w:r>
        <w:rPr>
          <w:rFonts w:hint="eastAsia" w:ascii="宋体" w:hAnsi="宋体"/>
        </w:rPr>
        <w:t>攻击各点后，所剩最大连通集团所含的节点：</w:t>
      </w:r>
    </w:p>
    <w:p>
      <w:pPr>
        <w:jc w:val="center"/>
        <w:rPr>
          <w:rFonts w:ascii="宋体" w:hAnsi="宋体"/>
        </w:rPr>
      </w:pPr>
      <w:r>
        <w:rPr>
          <w:rFonts w:hint="eastAsia" w:ascii="宋体" w:hAnsi="宋体"/>
        </w:rPr>
        <w:t>表5-2</w:t>
      </w:r>
      <w:r>
        <w:rPr>
          <w:rFonts w:ascii="宋体" w:hAnsi="宋体"/>
        </w:rPr>
        <w:t xml:space="preserve"> </w:t>
      </w:r>
      <w:r>
        <w:rPr>
          <w:rFonts w:hint="eastAsia" w:ascii="宋体" w:hAnsi="宋体"/>
        </w:rPr>
        <w:t>攻击后节点表</w:t>
      </w:r>
    </w:p>
    <w:tbl>
      <w:tblPr>
        <w:tblStyle w:val="10"/>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1454"/>
        <w:gridCol w:w="1171"/>
        <w:gridCol w:w="1170"/>
        <w:gridCol w:w="1171"/>
        <w:gridCol w:w="1170"/>
        <w:gridCol w:w="1171"/>
        <w:gridCol w:w="11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trHeight w:val="425" w:hRule="atLeast"/>
          <w:jc w:val="center"/>
        </w:trPr>
        <w:tc>
          <w:tcPr>
            <w:tcW w:w="1454" w:type="dxa"/>
            <w:tcBorders>
              <w:top w:val="nil"/>
              <w:left w:val="nil"/>
              <w:bottom w:val="nil"/>
              <w:right w:val="nil"/>
              <w:insideV w:val="nil"/>
              <w:tl2br w:val="nil"/>
              <w:tr2bl w:val="nil"/>
            </w:tcBorders>
            <w:shd w:val="clear" w:color="auto" w:fill="E7E6E6" w:themeFill="background2"/>
            <w:vAlign w:val="center"/>
          </w:tcPr>
          <w:p>
            <w:pPr>
              <w:autoSpaceDE w:val="0"/>
              <w:autoSpaceDN w:val="0"/>
              <w:contextualSpacing/>
              <w:jc w:val="center"/>
              <w:textAlignment w:val="center"/>
              <w:rPr>
                <w:rFonts w:ascii="黑体" w:hAnsi="黑体" w:eastAsia="黑体"/>
              </w:rPr>
            </w:pPr>
            <w:r>
              <w:rPr>
                <w:rFonts w:hint="eastAsia" w:ascii="黑体" w:hAnsi="黑体" w:eastAsia="黑体"/>
              </w:rPr>
              <w:t>攻击的点</w:t>
            </w:r>
          </w:p>
        </w:tc>
        <w:tc>
          <w:tcPr>
            <w:tcW w:w="1171" w:type="dxa"/>
            <w:tcBorders>
              <w:top w:val="nil"/>
              <w:left w:val="nil"/>
              <w:bottom w:val="nil"/>
              <w:right w:val="nil"/>
              <w:insideV w:val="nil"/>
              <w:tl2br w:val="nil"/>
              <w:tr2bl w:val="nil"/>
            </w:tcBorders>
            <w:shd w:val="clear" w:color="auto" w:fill="E7E6E6" w:themeFill="background2"/>
            <w:vAlign w:val="center"/>
          </w:tcPr>
          <w:p>
            <w:pPr>
              <w:autoSpaceDE w:val="0"/>
              <w:autoSpaceDN w:val="0"/>
              <w:contextualSpacing/>
              <w:jc w:val="center"/>
              <w:textAlignment w:val="center"/>
              <w:rPr>
                <w:rFonts w:ascii="黑体" w:hAnsi="黑体" w:eastAsia="黑体"/>
              </w:rPr>
            </w:pPr>
            <w:r>
              <w:rPr>
                <w:rFonts w:hint="eastAsia" w:ascii="黑体" w:hAnsi="黑体" w:eastAsia="黑体"/>
              </w:rPr>
              <w:t>点1</w:t>
            </w:r>
          </w:p>
        </w:tc>
        <w:tc>
          <w:tcPr>
            <w:tcW w:w="1170" w:type="dxa"/>
            <w:tcBorders>
              <w:top w:val="nil"/>
              <w:left w:val="nil"/>
              <w:bottom w:val="nil"/>
              <w:right w:val="nil"/>
              <w:insideV w:val="nil"/>
              <w:tl2br w:val="nil"/>
              <w:tr2bl w:val="nil"/>
            </w:tcBorders>
            <w:shd w:val="clear" w:color="auto" w:fill="E7E6E6" w:themeFill="background2"/>
            <w:vAlign w:val="center"/>
          </w:tcPr>
          <w:p>
            <w:pPr>
              <w:autoSpaceDE w:val="0"/>
              <w:autoSpaceDN w:val="0"/>
              <w:contextualSpacing/>
              <w:jc w:val="center"/>
              <w:textAlignment w:val="center"/>
              <w:rPr>
                <w:rFonts w:ascii="黑体" w:hAnsi="黑体" w:eastAsia="黑体"/>
              </w:rPr>
            </w:pPr>
            <w:r>
              <w:rPr>
                <w:rFonts w:hint="eastAsia" w:ascii="黑体" w:hAnsi="黑体" w:eastAsia="黑体"/>
              </w:rPr>
              <w:t>点2</w:t>
            </w:r>
          </w:p>
        </w:tc>
        <w:tc>
          <w:tcPr>
            <w:tcW w:w="1171" w:type="dxa"/>
            <w:tcBorders>
              <w:top w:val="nil"/>
              <w:left w:val="nil"/>
              <w:bottom w:val="nil"/>
              <w:right w:val="nil"/>
              <w:insideV w:val="nil"/>
              <w:tl2br w:val="nil"/>
              <w:tr2bl w:val="nil"/>
            </w:tcBorders>
            <w:shd w:val="clear" w:color="auto" w:fill="E7E6E6" w:themeFill="background2"/>
            <w:vAlign w:val="center"/>
          </w:tcPr>
          <w:p>
            <w:pPr>
              <w:autoSpaceDE w:val="0"/>
              <w:autoSpaceDN w:val="0"/>
              <w:contextualSpacing/>
              <w:jc w:val="center"/>
              <w:textAlignment w:val="center"/>
              <w:rPr>
                <w:rFonts w:ascii="黑体" w:hAnsi="黑体" w:eastAsia="黑体"/>
              </w:rPr>
            </w:pPr>
            <w:r>
              <w:rPr>
                <w:rFonts w:hint="eastAsia" w:ascii="黑体" w:hAnsi="黑体" w:eastAsia="黑体"/>
              </w:rPr>
              <w:t>点3</w:t>
            </w:r>
          </w:p>
        </w:tc>
        <w:tc>
          <w:tcPr>
            <w:tcW w:w="1170" w:type="dxa"/>
            <w:tcBorders>
              <w:top w:val="nil"/>
              <w:left w:val="nil"/>
              <w:bottom w:val="nil"/>
              <w:right w:val="nil"/>
              <w:insideV w:val="nil"/>
              <w:tl2br w:val="nil"/>
              <w:tr2bl w:val="nil"/>
            </w:tcBorders>
            <w:shd w:val="clear" w:color="auto" w:fill="E7E6E6" w:themeFill="background2"/>
            <w:vAlign w:val="center"/>
          </w:tcPr>
          <w:p>
            <w:pPr>
              <w:autoSpaceDE w:val="0"/>
              <w:autoSpaceDN w:val="0"/>
              <w:contextualSpacing/>
              <w:jc w:val="center"/>
              <w:textAlignment w:val="center"/>
              <w:rPr>
                <w:rFonts w:ascii="黑体" w:hAnsi="黑体" w:eastAsia="黑体"/>
              </w:rPr>
            </w:pPr>
            <w:r>
              <w:rPr>
                <w:rFonts w:hint="eastAsia" w:ascii="黑体" w:hAnsi="黑体" w:eastAsia="黑体"/>
              </w:rPr>
              <w:t>点4</w:t>
            </w:r>
          </w:p>
        </w:tc>
        <w:tc>
          <w:tcPr>
            <w:tcW w:w="1171" w:type="dxa"/>
            <w:tcBorders>
              <w:top w:val="nil"/>
              <w:left w:val="nil"/>
              <w:bottom w:val="nil"/>
              <w:right w:val="nil"/>
              <w:insideV w:val="nil"/>
              <w:tl2br w:val="nil"/>
              <w:tr2bl w:val="nil"/>
            </w:tcBorders>
            <w:shd w:val="clear" w:color="auto" w:fill="E7E6E6" w:themeFill="background2"/>
            <w:vAlign w:val="center"/>
          </w:tcPr>
          <w:p>
            <w:pPr>
              <w:autoSpaceDE w:val="0"/>
              <w:autoSpaceDN w:val="0"/>
              <w:contextualSpacing/>
              <w:jc w:val="center"/>
              <w:textAlignment w:val="center"/>
              <w:rPr>
                <w:rFonts w:ascii="黑体" w:hAnsi="黑体" w:eastAsia="黑体"/>
              </w:rPr>
            </w:pPr>
            <w:r>
              <w:rPr>
                <w:rFonts w:hint="eastAsia" w:ascii="黑体" w:hAnsi="黑体" w:eastAsia="黑体"/>
              </w:rPr>
              <w:t>点5</w:t>
            </w:r>
          </w:p>
        </w:tc>
        <w:tc>
          <w:tcPr>
            <w:tcW w:w="1171" w:type="dxa"/>
            <w:tcBorders>
              <w:top w:val="nil"/>
              <w:left w:val="nil"/>
              <w:bottom w:val="nil"/>
              <w:right w:val="nil"/>
              <w:insideV w:val="nil"/>
              <w:tl2br w:val="nil"/>
              <w:tr2bl w:val="nil"/>
            </w:tcBorders>
            <w:shd w:val="clear" w:color="auto" w:fill="E7E6E6" w:themeFill="background2"/>
            <w:vAlign w:val="center"/>
          </w:tcPr>
          <w:p>
            <w:pPr>
              <w:autoSpaceDE w:val="0"/>
              <w:autoSpaceDN w:val="0"/>
              <w:contextualSpacing/>
              <w:jc w:val="center"/>
              <w:textAlignment w:val="center"/>
              <w:rPr>
                <w:rFonts w:ascii="黑体" w:hAnsi="黑体" w:eastAsia="黑体"/>
              </w:rPr>
            </w:pPr>
            <w:r>
              <w:rPr>
                <w:rFonts w:hint="eastAsia" w:ascii="黑体" w:hAnsi="黑体" w:eastAsia="黑体"/>
              </w:rPr>
              <w:t>点6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1454" w:type="dxa"/>
            <w:shd w:val="clear" w:color="auto" w:fill="auto"/>
            <w:vAlign w:val="center"/>
          </w:tcPr>
          <w:p>
            <w:pPr>
              <w:autoSpaceDE w:val="0"/>
              <w:autoSpaceDN w:val="0"/>
              <w:spacing w:line="240" w:lineRule="atLeast"/>
              <w:contextualSpacing/>
              <w:jc w:val="center"/>
              <w:textAlignment w:val="center"/>
              <w:rPr>
                <w:rFonts w:ascii="黑体" w:hAnsi="黑体" w:eastAsia="黑体"/>
              </w:rPr>
            </w:pPr>
            <w:bookmarkStart w:id="4" w:name="_Hlk43121115"/>
            <w:r>
              <w:rPr>
                <w:rFonts w:hint="eastAsia" w:ascii="黑体" w:hAnsi="黑体" w:eastAsia="黑体"/>
              </w:rPr>
              <w:t>所剩最大连通集团节点</w:t>
            </w:r>
            <w:bookmarkEnd w:id="4"/>
          </w:p>
        </w:tc>
        <w:tc>
          <w:tcPr>
            <w:tcW w:w="1171" w:type="dxa"/>
            <w:shd w:val="clear" w:color="auto" w:fill="auto"/>
            <w:vAlign w:val="center"/>
          </w:tcPr>
          <w:p>
            <w:pPr>
              <w:autoSpaceDE w:val="0"/>
              <w:autoSpaceDN w:val="0"/>
              <w:spacing w:line="240" w:lineRule="atLeast"/>
              <w:contextualSpacing/>
              <w:jc w:val="center"/>
              <w:textAlignment w:val="center"/>
              <w:rPr>
                <w:rFonts w:ascii="黑体" w:hAnsi="黑体" w:eastAsia="黑体"/>
                <w:sz w:val="22"/>
                <w:szCs w:val="21"/>
              </w:rPr>
            </w:pPr>
            <w:r>
              <w:rPr>
                <w:rFonts w:hint="eastAsia" w:ascii="黑体" w:hAnsi="黑体" w:eastAsia="黑体"/>
                <w:sz w:val="22"/>
                <w:szCs w:val="21"/>
              </w:rPr>
              <w:t>3、4</w:t>
            </w:r>
          </w:p>
          <w:p>
            <w:pPr>
              <w:autoSpaceDE w:val="0"/>
              <w:autoSpaceDN w:val="0"/>
              <w:spacing w:line="240" w:lineRule="atLeast"/>
              <w:contextualSpacing/>
              <w:jc w:val="center"/>
              <w:textAlignment w:val="center"/>
              <w:rPr>
                <w:rFonts w:ascii="黑体" w:hAnsi="黑体" w:eastAsia="黑体"/>
                <w:sz w:val="22"/>
                <w:szCs w:val="21"/>
              </w:rPr>
            </w:pPr>
            <w:r>
              <w:rPr>
                <w:rFonts w:hint="eastAsia" w:ascii="黑体" w:hAnsi="黑体" w:eastAsia="黑体"/>
                <w:sz w:val="22"/>
                <w:szCs w:val="21"/>
              </w:rPr>
              <w:t>5、6</w:t>
            </w:r>
          </w:p>
        </w:tc>
        <w:tc>
          <w:tcPr>
            <w:tcW w:w="1170" w:type="dxa"/>
            <w:shd w:val="clear" w:color="auto" w:fill="auto"/>
            <w:vAlign w:val="center"/>
          </w:tcPr>
          <w:p>
            <w:pPr>
              <w:autoSpaceDE w:val="0"/>
              <w:autoSpaceDN w:val="0"/>
              <w:spacing w:line="240" w:lineRule="atLeast"/>
              <w:contextualSpacing/>
              <w:jc w:val="center"/>
              <w:textAlignment w:val="center"/>
              <w:rPr>
                <w:rFonts w:ascii="黑体" w:hAnsi="黑体" w:eastAsia="黑体"/>
                <w:sz w:val="22"/>
                <w:szCs w:val="21"/>
              </w:rPr>
            </w:pPr>
            <w:r>
              <w:rPr>
                <w:rFonts w:hint="eastAsia" w:ascii="黑体" w:hAnsi="黑体" w:eastAsia="黑体"/>
                <w:sz w:val="22"/>
                <w:szCs w:val="21"/>
              </w:rPr>
              <w:t>1、3、4</w:t>
            </w:r>
          </w:p>
          <w:p>
            <w:pPr>
              <w:autoSpaceDE w:val="0"/>
              <w:autoSpaceDN w:val="0"/>
              <w:spacing w:line="240" w:lineRule="atLeast"/>
              <w:contextualSpacing/>
              <w:jc w:val="center"/>
              <w:textAlignment w:val="center"/>
              <w:rPr>
                <w:rFonts w:ascii="黑体" w:hAnsi="黑体" w:eastAsia="黑体"/>
                <w:sz w:val="22"/>
                <w:szCs w:val="21"/>
              </w:rPr>
            </w:pPr>
            <w:r>
              <w:rPr>
                <w:rFonts w:hint="eastAsia" w:ascii="黑体" w:hAnsi="黑体" w:eastAsia="黑体"/>
                <w:sz w:val="22"/>
                <w:szCs w:val="21"/>
              </w:rPr>
              <w:t>5、6</w:t>
            </w:r>
          </w:p>
        </w:tc>
        <w:tc>
          <w:tcPr>
            <w:tcW w:w="1171" w:type="dxa"/>
            <w:shd w:val="clear" w:color="auto" w:fill="auto"/>
            <w:vAlign w:val="center"/>
          </w:tcPr>
          <w:p>
            <w:pPr>
              <w:autoSpaceDE w:val="0"/>
              <w:autoSpaceDN w:val="0"/>
              <w:spacing w:line="240" w:lineRule="atLeast"/>
              <w:contextualSpacing/>
              <w:jc w:val="center"/>
              <w:textAlignment w:val="center"/>
              <w:rPr>
                <w:rFonts w:ascii="黑体" w:hAnsi="黑体" w:eastAsia="黑体"/>
                <w:sz w:val="22"/>
                <w:szCs w:val="21"/>
              </w:rPr>
            </w:pPr>
            <w:r>
              <w:rPr>
                <w:rFonts w:hint="eastAsia" w:ascii="黑体" w:hAnsi="黑体" w:eastAsia="黑体"/>
                <w:sz w:val="22"/>
                <w:szCs w:val="21"/>
              </w:rPr>
              <w:t>4、5、6</w:t>
            </w:r>
          </w:p>
        </w:tc>
        <w:tc>
          <w:tcPr>
            <w:tcW w:w="1170" w:type="dxa"/>
            <w:shd w:val="clear" w:color="auto" w:fill="auto"/>
            <w:vAlign w:val="center"/>
          </w:tcPr>
          <w:p>
            <w:pPr>
              <w:wordWrap w:val="0"/>
              <w:autoSpaceDE w:val="0"/>
              <w:autoSpaceDN w:val="0"/>
              <w:spacing w:line="240" w:lineRule="atLeast"/>
              <w:contextualSpacing/>
              <w:jc w:val="right"/>
              <w:textAlignment w:val="center"/>
              <w:rPr>
                <w:rFonts w:ascii="黑体" w:hAnsi="黑体" w:eastAsia="黑体"/>
                <w:sz w:val="22"/>
                <w:szCs w:val="21"/>
              </w:rPr>
            </w:pPr>
            <w:r>
              <w:rPr>
                <w:rFonts w:hint="eastAsia" w:ascii="黑体" w:hAnsi="黑体" w:eastAsia="黑体"/>
                <w:sz w:val="22"/>
                <w:szCs w:val="21"/>
              </w:rPr>
              <w:t xml:space="preserve">1、2； </w:t>
            </w:r>
          </w:p>
          <w:p>
            <w:pPr>
              <w:autoSpaceDE w:val="0"/>
              <w:autoSpaceDN w:val="0"/>
              <w:spacing w:line="240" w:lineRule="atLeast"/>
              <w:contextualSpacing/>
              <w:jc w:val="center"/>
              <w:textAlignment w:val="center"/>
              <w:rPr>
                <w:rFonts w:ascii="黑体" w:hAnsi="黑体" w:eastAsia="黑体"/>
                <w:sz w:val="22"/>
                <w:szCs w:val="21"/>
              </w:rPr>
            </w:pPr>
            <w:r>
              <w:rPr>
                <w:rFonts w:hint="eastAsia" w:ascii="黑体" w:hAnsi="黑体" w:eastAsia="黑体"/>
                <w:sz w:val="22"/>
                <w:szCs w:val="21"/>
              </w:rPr>
              <w:t>5、6</w:t>
            </w:r>
          </w:p>
        </w:tc>
        <w:tc>
          <w:tcPr>
            <w:tcW w:w="1171" w:type="dxa"/>
            <w:shd w:val="clear" w:color="auto" w:fill="auto"/>
            <w:vAlign w:val="center"/>
          </w:tcPr>
          <w:p>
            <w:pPr>
              <w:autoSpaceDE w:val="0"/>
              <w:autoSpaceDN w:val="0"/>
              <w:spacing w:line="240" w:lineRule="atLeast"/>
              <w:contextualSpacing/>
              <w:jc w:val="center"/>
              <w:textAlignment w:val="center"/>
              <w:rPr>
                <w:rFonts w:ascii="黑体" w:hAnsi="黑体" w:eastAsia="黑体"/>
                <w:sz w:val="22"/>
                <w:szCs w:val="21"/>
              </w:rPr>
            </w:pPr>
            <w:r>
              <w:rPr>
                <w:rFonts w:hint="eastAsia" w:ascii="黑体" w:hAnsi="黑体" w:eastAsia="黑体"/>
                <w:sz w:val="22"/>
                <w:szCs w:val="21"/>
              </w:rPr>
              <w:t>1、2</w:t>
            </w:r>
          </w:p>
        </w:tc>
        <w:tc>
          <w:tcPr>
            <w:tcW w:w="1171" w:type="dxa"/>
            <w:shd w:val="clear" w:color="auto" w:fill="auto"/>
            <w:vAlign w:val="center"/>
          </w:tcPr>
          <w:p>
            <w:pPr>
              <w:autoSpaceDE w:val="0"/>
              <w:autoSpaceDN w:val="0"/>
              <w:spacing w:line="240" w:lineRule="atLeast"/>
              <w:contextualSpacing/>
              <w:jc w:val="center"/>
              <w:textAlignment w:val="center"/>
              <w:rPr>
                <w:rFonts w:ascii="黑体" w:hAnsi="黑体" w:eastAsia="黑体"/>
                <w:sz w:val="22"/>
                <w:szCs w:val="21"/>
              </w:rPr>
            </w:pPr>
            <w:r>
              <w:rPr>
                <w:rFonts w:hint="eastAsia" w:ascii="黑体" w:hAnsi="黑体" w:eastAsia="黑体"/>
                <w:sz w:val="22"/>
                <w:szCs w:val="21"/>
              </w:rPr>
              <w:t>3、4、5</w:t>
            </w:r>
          </w:p>
        </w:tc>
      </w:tr>
    </w:tbl>
    <w:p>
      <w:pPr>
        <w:ind w:firstLine="480" w:firstLineChars="200"/>
        <w:rPr>
          <w:rFonts w:ascii="宋体" w:hAnsi="宋体"/>
        </w:rPr>
      </w:pPr>
      <w:r>
        <w:rPr>
          <w:rFonts w:hint="eastAsia" w:ascii="宋体" w:hAnsi="宋体"/>
        </w:rPr>
        <w:t>经过</w:t>
      </w:r>
      <w:commentRangeStart w:id="31"/>
      <w:r>
        <w:rPr>
          <w:rFonts w:hint="eastAsia" w:ascii="宋体" w:hAnsi="宋体"/>
        </w:rPr>
        <w:t>画图分析实</w:t>
      </w:r>
      <w:commentRangeEnd w:id="31"/>
      <w:r>
        <w:commentReference w:id="31"/>
      </w:r>
      <w:r>
        <w:rPr>
          <w:rFonts w:hint="eastAsia" w:ascii="宋体" w:hAnsi="宋体"/>
        </w:rPr>
        <w:t>证，我们得出的结果与分析结果完全吻合，因此判定我们问题一的程序是准确的。</w:t>
      </w:r>
    </w:p>
    <w:p>
      <w:pPr>
        <w:pStyle w:val="17"/>
        <w:spacing w:before="156" w:beforeLines="50"/>
        <w:outlineLvl w:val="1"/>
      </w:pPr>
      <w:r>
        <w:rPr>
          <w:rFonts w:hint="eastAsia" w:ascii="黑体" w:hAnsi="黑体"/>
        </w:rPr>
        <w:t>5.2</w:t>
      </w:r>
      <w:r>
        <w:t xml:space="preserve"> </w:t>
      </w:r>
      <w:r>
        <w:rPr>
          <w:rFonts w:hint="eastAsia"/>
        </w:rPr>
        <w:t>问题二的模型建立与求解</w:t>
      </w:r>
    </w:p>
    <w:p>
      <w:pPr>
        <w:pStyle w:val="18"/>
        <w:spacing w:after="156"/>
        <w:outlineLvl w:val="2"/>
        <w:rPr>
          <w:rFonts w:ascii="黑体" w:hAnsi="黑体"/>
        </w:rPr>
      </w:pPr>
      <w:r>
        <w:rPr>
          <w:rFonts w:hint="eastAsia" w:ascii="黑体" w:hAnsi="黑体"/>
        </w:rPr>
        <w:t>5.2.1</w:t>
      </w:r>
      <w:r>
        <w:rPr>
          <w:rFonts w:ascii="黑体" w:hAnsi="黑体"/>
        </w:rPr>
        <w:t xml:space="preserve"> </w:t>
      </w:r>
      <w:r>
        <w:rPr>
          <w:rFonts w:hint="eastAsia" w:ascii="黑体" w:hAnsi="黑体"/>
        </w:rPr>
        <w:t>选择相互作用网络</w:t>
      </w:r>
    </w:p>
    <w:p>
      <w:pPr>
        <w:ind w:firstLine="480" w:firstLineChars="200"/>
        <w:rPr>
          <w:rFonts w:ascii="宋体" w:hAnsi="宋体"/>
        </w:rPr>
      </w:pPr>
      <w:r>
        <w:rPr>
          <w:rFonts w:hint="eastAsia" w:ascii="宋体" w:hAnsi="宋体"/>
        </w:rPr>
        <w:t>为使相同节点数遭到攻击后级联失效的现象更显著，可以通过研究四个网络相关的结构属性来选择最合适的网络进行攻击。根据级联失效节点失效、其所有边失效以及该点相连的边失效的破坏特性，我们从度、平均度及度分布三个方面对给出的四个网络进行研究。</w:t>
      </w:r>
    </w:p>
    <w:p>
      <w:pPr>
        <w:rPr>
          <w:rFonts w:ascii="宋体" w:hAnsi="宋体"/>
        </w:rPr>
      </w:pPr>
      <w:r>
        <w:rPr>
          <w:rFonts w:hint="eastAsia" w:ascii="宋体" w:hAnsi="宋体"/>
        </w:rPr>
        <w:t>（1）度</w:t>
      </w:r>
    </w:p>
    <w:p>
      <w:pPr>
        <w:spacing w:line="440" w:lineRule="exact"/>
        <w:ind w:firstLine="480" w:firstLineChars="200"/>
        <w:rPr>
          <w:rFonts w:ascii="宋体" w:hAnsi="宋体"/>
        </w:rPr>
      </w:pPr>
      <w:r>
        <w:rPr>
          <w:rFonts w:hint="eastAsia" w:ascii="宋体" w:hAnsi="宋体"/>
        </w:rPr>
        <w:t>度是网络节点的一个关键属性，表示该节点和其他节点之间的链接个数，我们使用</w:t>
      </w:r>
      <w:r>
        <w:rPr>
          <w:rFonts w:ascii="宋体" w:hAnsi="宋体"/>
          <w:position w:val="-12"/>
        </w:rPr>
        <w:object>
          <v:shape id="_x0000_i1068" o:spt="75" type="#_x0000_t75" style="height:18pt;width:11.4pt;" o:ole="t" filled="f" o:preferrelative="t" stroked="f" coordsize="21600,21600">
            <v:path/>
            <v:fill on="f" focussize="0,0"/>
            <v:stroke on="f" joinstyle="miter"/>
            <v:imagedata r:id="rId89" o:title=""/>
            <o:lock v:ext="edit" aspectratio="t"/>
            <w10:wrap type="none"/>
            <w10:anchorlock/>
          </v:shape>
          <o:OLEObject Type="Embed" ProgID="Equation.AxMath" ShapeID="_x0000_i1068" DrawAspect="Content" ObjectID="_1468075769" r:id="rId88">
            <o:LockedField>false</o:LockedField>
          </o:OLEObject>
        </w:object>
      </w:r>
      <w:r>
        <w:rPr>
          <w:rFonts w:hint="eastAsia" w:ascii="宋体" w:hAnsi="宋体"/>
        </w:rPr>
        <w:t>表示网络中第i个节点的度。那么在给定的四个网络中，总链接数q可以用节点度数之和来表示：</w:t>
      </w:r>
    </w:p>
    <w:p>
      <w:pPr>
        <w:spacing w:line="240" w:lineRule="auto"/>
        <w:jc w:val="center"/>
        <w:rPr>
          <w:rFonts w:ascii="宋体" w:hAnsi="宋体"/>
        </w:rPr>
      </w:pP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2"/>
        <w:gridCol w:w="1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92" w:type="dxa"/>
            <w:vAlign w:val="center"/>
          </w:tcPr>
          <w:p>
            <w:pPr>
              <w:spacing w:line="240" w:lineRule="auto"/>
              <w:jc w:val="center"/>
              <w:rPr>
                <w:rFonts w:ascii="宋体" w:hAnsi="宋体"/>
              </w:rPr>
            </w:pPr>
            <w:r>
              <w:rPr>
                <w:rFonts w:ascii="宋体" w:hAnsi="宋体"/>
                <w:position w:val="-32"/>
              </w:rPr>
              <w:object>
                <v:shape id="_x0000_i1069" o:spt="75" type="#_x0000_t75" style="height:37.2pt;width:64.2pt;" o:ole="t" filled="f" o:preferrelative="t" stroked="f" coordsize="21600,21600">
                  <v:path/>
                  <v:fill on="f" focussize="0,0"/>
                  <v:stroke on="f" joinstyle="miter"/>
                  <v:imagedata r:id="rId91" o:title=""/>
                  <o:lock v:ext="edit" aspectratio="t"/>
                  <w10:wrap type="none"/>
                  <w10:anchorlock/>
                </v:shape>
                <o:OLEObject Type="Embed" ProgID="Equation.AxMath" ShapeID="_x0000_i1069" DrawAspect="Content" ObjectID="_1468075770" r:id="rId90">
                  <o:LockedField>false</o:LockedField>
                </o:OLEObject>
              </w:object>
            </w:r>
          </w:p>
        </w:tc>
        <w:tc>
          <w:tcPr>
            <w:tcW w:w="1268" w:type="dxa"/>
            <w:vAlign w:val="center"/>
          </w:tcPr>
          <w:p>
            <w:pPr>
              <w:spacing w:line="240" w:lineRule="auto"/>
              <w:jc w:val="right"/>
              <w:rPr>
                <w:rFonts w:eastAsia="黑体"/>
              </w:rPr>
            </w:pPr>
            <w:r>
              <w:rPr>
                <w:rFonts w:eastAsia="黑体"/>
              </w:rPr>
              <w:t>（</w:t>
            </w:r>
            <w:r>
              <w:rPr>
                <w:rFonts w:hint="eastAsia" w:eastAsia="黑体"/>
              </w:rPr>
              <w:t>4</w:t>
            </w:r>
            <w:r>
              <w:rPr>
                <w:rFonts w:eastAsia="黑体"/>
              </w:rPr>
              <w:t>）</w:t>
            </w:r>
          </w:p>
        </w:tc>
      </w:tr>
    </w:tbl>
    <w:p>
      <w:pPr>
        <w:rPr>
          <w:rFonts w:ascii="宋体" w:hAnsi="宋体"/>
        </w:rPr>
      </w:pPr>
      <w:r>
        <w:rPr>
          <w:rFonts w:hint="eastAsia" w:ascii="宋体" w:hAnsi="宋体"/>
        </w:rPr>
        <w:t>（2）平均度</w:t>
      </w:r>
    </w:p>
    <w:p>
      <w:pPr>
        <w:ind w:firstLine="480" w:firstLineChars="200"/>
        <w:rPr>
          <w:rFonts w:ascii="宋体" w:hAnsi="宋体"/>
        </w:rPr>
      </w:pPr>
      <w:r>
        <w:rPr>
          <w:rFonts w:hint="eastAsia" w:ascii="宋体" w:hAnsi="宋体"/>
        </w:rPr>
        <w:t>平均度反映了一个相互作用网络的节点之间相互链接密切程度，也在一定程度上反映了相互作用网络的级联抗毁性，往往平均度高的相互作用网络相互联系更密切、级联抗毁性更好</w:t>
      </w:r>
      <w:r>
        <w:rPr>
          <w:rFonts w:hint="eastAsia" w:ascii="宋体" w:hAnsi="宋体"/>
          <w:vertAlign w:val="superscript"/>
        </w:rPr>
        <w:t>[</w:t>
      </w:r>
      <w:r>
        <w:rPr>
          <w:rFonts w:ascii="宋体" w:hAnsi="宋体"/>
          <w:vertAlign w:val="superscript"/>
        </w:rPr>
        <w:t>1]</w:t>
      </w:r>
      <w:r>
        <w:rPr>
          <w:rFonts w:hint="eastAsia" w:ascii="宋体" w:hAnsi="宋体"/>
        </w:rPr>
        <w:t>。平均度可以定义为：</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2"/>
        <w:gridCol w:w="1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92" w:type="dxa"/>
          </w:tcPr>
          <w:p>
            <w:pPr>
              <w:spacing w:line="240" w:lineRule="auto"/>
              <w:jc w:val="center"/>
              <w:rPr>
                <w:rFonts w:ascii="宋体" w:hAnsi="宋体"/>
              </w:rPr>
            </w:pPr>
            <w:r>
              <w:rPr>
                <w:rFonts w:ascii="宋体" w:hAnsi="宋体"/>
                <w:position w:val="-32"/>
              </w:rPr>
              <w:object>
                <v:shape id="_x0000_i1070" o:spt="75" type="#_x0000_t75" style="height:37.2pt;width:114pt;" o:ole="t" filled="f" o:preferrelative="t" stroked="f" coordsize="21600,21600">
                  <v:path/>
                  <v:fill on="f" focussize="0,0"/>
                  <v:stroke on="f" joinstyle="miter"/>
                  <v:imagedata r:id="rId93" o:title=""/>
                  <o:lock v:ext="edit" aspectratio="t"/>
                  <w10:wrap type="none"/>
                  <w10:anchorlock/>
                </v:shape>
                <o:OLEObject Type="Embed" ProgID="Equation.AxMath" ShapeID="_x0000_i1070" DrawAspect="Content" ObjectID="_1468075771" r:id="rId92">
                  <o:LockedField>false</o:LockedField>
                </o:OLEObject>
              </w:object>
            </w:r>
          </w:p>
        </w:tc>
        <w:tc>
          <w:tcPr>
            <w:tcW w:w="1268" w:type="dxa"/>
            <w:vAlign w:val="center"/>
          </w:tcPr>
          <w:p>
            <w:pPr>
              <w:spacing w:line="240" w:lineRule="auto"/>
              <w:jc w:val="right"/>
              <w:rPr>
                <w:rFonts w:eastAsia="黑体"/>
              </w:rPr>
            </w:pPr>
            <w:r>
              <w:rPr>
                <w:rFonts w:eastAsia="黑体"/>
              </w:rPr>
              <w:t>（</w:t>
            </w:r>
            <w:r>
              <w:rPr>
                <w:rFonts w:hint="eastAsia" w:eastAsia="黑体"/>
              </w:rPr>
              <w:t>5</w:t>
            </w:r>
            <w:r>
              <w:rPr>
                <w:rFonts w:eastAsia="黑体"/>
              </w:rPr>
              <w:t>）</w:t>
            </w:r>
          </w:p>
        </w:tc>
      </w:tr>
    </w:tbl>
    <w:p>
      <w:pPr>
        <w:rPr>
          <w:rFonts w:ascii="宋体" w:hAnsi="宋体"/>
        </w:rPr>
      </w:pPr>
      <w:r>
        <w:rPr>
          <w:rFonts w:hint="eastAsia" w:ascii="宋体" w:hAnsi="宋体"/>
        </w:rPr>
        <w:t>（3）度分布</w:t>
      </w:r>
    </w:p>
    <w:p>
      <w:pPr>
        <w:spacing w:line="440" w:lineRule="exact"/>
        <w:ind w:firstLine="480" w:firstLineChars="200"/>
        <w:rPr>
          <w:rFonts w:ascii="宋体" w:hAnsi="宋体"/>
        </w:rPr>
      </w:pPr>
      <w:r>
        <w:rPr>
          <w:rFonts w:hint="eastAsia" w:ascii="宋体" w:hAnsi="宋体"/>
        </w:rPr>
        <w:t>度分布</w:t>
      </w:r>
      <w:r>
        <w:rPr>
          <w:rFonts w:ascii="宋体" w:hAnsi="宋体"/>
          <w:position w:val="-12"/>
        </w:rPr>
        <w:object>
          <v:shape id="_x0000_i1071" o:spt="75" type="#_x0000_t75" style="height:18pt;width:16.8pt;" o:ole="t" filled="f" o:preferrelative="t" stroked="f" coordsize="21600,21600">
            <v:path/>
            <v:fill on="f" focussize="0,0"/>
            <v:stroke on="f" joinstyle="miter"/>
            <v:imagedata r:id="rId95" o:title=""/>
            <o:lock v:ext="edit" aspectratio="t"/>
            <w10:wrap type="none"/>
            <w10:anchorlock/>
          </v:shape>
          <o:OLEObject Type="Embed" ProgID="Equation.AxMath" ShapeID="_x0000_i1071" DrawAspect="Content" ObjectID="_1468075772" r:id="rId94">
            <o:LockedField>false</o:LockedField>
          </o:OLEObject>
        </w:object>
      </w:r>
      <w:r>
        <w:rPr>
          <w:rFonts w:hint="eastAsia" w:ascii="宋体" w:hAnsi="宋体"/>
        </w:rPr>
        <w:t>表示“网络中随机选出的一个节点其度为k”的概率，度分布这一网络属性反映了网络的链接均匀性、整体链接程度。度分布是一个概率，则其必须满足归一化约束，即：</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2"/>
        <w:gridCol w:w="1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92" w:type="dxa"/>
          </w:tcPr>
          <w:p>
            <w:pPr>
              <w:spacing w:line="240" w:lineRule="auto"/>
              <w:jc w:val="center"/>
              <w:rPr>
                <w:rFonts w:ascii="宋体" w:hAnsi="宋体"/>
              </w:rPr>
            </w:pPr>
            <w:r>
              <w:rPr>
                <w:rFonts w:ascii="宋体" w:hAnsi="宋体"/>
                <w:position w:val="-32"/>
              </w:rPr>
              <w:object>
                <v:shape id="_x0000_i1072" o:spt="75" type="#_x0000_t75" style="height:37.2pt;width:54pt;" o:ole="t" filled="f" o:preferrelative="t" stroked="f" coordsize="21600,21600">
                  <v:path/>
                  <v:fill on="f" focussize="0,0"/>
                  <v:stroke on="f" joinstyle="miter"/>
                  <v:imagedata r:id="rId97" o:title=""/>
                  <o:lock v:ext="edit" aspectratio="t"/>
                  <w10:wrap type="none"/>
                  <w10:anchorlock/>
                </v:shape>
                <o:OLEObject Type="Embed" ProgID="Equation.AxMath" ShapeID="_x0000_i1072" DrawAspect="Content" ObjectID="_1468075773" r:id="rId96">
                  <o:LockedField>false</o:LockedField>
                </o:OLEObject>
              </w:object>
            </w:r>
          </w:p>
        </w:tc>
        <w:tc>
          <w:tcPr>
            <w:tcW w:w="1268" w:type="dxa"/>
            <w:vAlign w:val="center"/>
          </w:tcPr>
          <w:p>
            <w:pPr>
              <w:spacing w:line="240" w:lineRule="auto"/>
              <w:jc w:val="right"/>
              <w:rPr>
                <w:rFonts w:eastAsia="黑体"/>
              </w:rPr>
            </w:pPr>
            <w:r>
              <w:rPr>
                <w:rFonts w:eastAsia="黑体"/>
              </w:rPr>
              <w:t>（</w:t>
            </w:r>
            <w:r>
              <w:rPr>
                <w:rFonts w:hint="eastAsia" w:eastAsia="黑体"/>
              </w:rPr>
              <w:t>6</w:t>
            </w:r>
            <w:r>
              <w:rPr>
                <w:rFonts w:eastAsia="黑体"/>
              </w:rPr>
              <w:t>）</w:t>
            </w:r>
          </w:p>
        </w:tc>
      </w:tr>
    </w:tbl>
    <w:p>
      <w:pPr>
        <w:ind w:firstLine="480" w:firstLineChars="200"/>
        <w:rPr>
          <w:rFonts w:ascii="宋体" w:hAnsi="宋体"/>
        </w:rPr>
      </w:pPr>
      <w:r>
        <w:rPr>
          <w:rFonts w:hint="eastAsia" w:ascii="宋体" w:hAnsi="宋体"/>
        </w:rPr>
        <w:t>对于题中有N个节点的网络而言，其度分布可以表示为：</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2"/>
        <w:gridCol w:w="1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92" w:type="dxa"/>
          </w:tcPr>
          <w:p>
            <w:pPr>
              <w:spacing w:line="240" w:lineRule="auto"/>
              <w:jc w:val="center"/>
              <w:rPr>
                <w:rFonts w:ascii="宋体" w:hAnsi="宋体"/>
              </w:rPr>
            </w:pPr>
            <w:r>
              <w:rPr>
                <w:rFonts w:ascii="宋体" w:hAnsi="宋体"/>
                <w:position w:val="-26"/>
              </w:rPr>
              <w:object>
                <v:shape id="_x0000_i1073" o:spt="75" type="#_x0000_t75" style="height:34.2pt;width:46.8pt;" o:ole="t" filled="f" o:preferrelative="t" stroked="f" coordsize="21600,21600">
                  <v:path/>
                  <v:fill on="f" focussize="0,0"/>
                  <v:stroke on="f" joinstyle="miter"/>
                  <v:imagedata r:id="rId99" o:title=""/>
                  <o:lock v:ext="edit" aspectratio="t"/>
                  <w10:wrap type="none"/>
                  <w10:anchorlock/>
                </v:shape>
                <o:OLEObject Type="Embed" ProgID="Equation.AxMath" ShapeID="_x0000_i1073" DrawAspect="Content" ObjectID="_1468075774" r:id="rId98">
                  <o:LockedField>false</o:LockedField>
                </o:OLEObject>
              </w:object>
            </w:r>
          </w:p>
        </w:tc>
        <w:tc>
          <w:tcPr>
            <w:tcW w:w="1268" w:type="dxa"/>
            <w:vAlign w:val="center"/>
          </w:tcPr>
          <w:p>
            <w:pPr>
              <w:spacing w:line="240" w:lineRule="auto"/>
              <w:jc w:val="right"/>
              <w:rPr>
                <w:rFonts w:eastAsia="黑体"/>
              </w:rPr>
            </w:pPr>
            <w:r>
              <w:rPr>
                <w:rFonts w:eastAsia="黑体"/>
              </w:rPr>
              <w:t>（</w:t>
            </w:r>
            <w:r>
              <w:rPr>
                <w:rFonts w:hint="eastAsia" w:eastAsia="黑体"/>
              </w:rPr>
              <w:t>7</w:t>
            </w:r>
            <w:r>
              <w:rPr>
                <w:rFonts w:eastAsia="黑体"/>
              </w:rPr>
              <w:t>）</w:t>
            </w:r>
          </w:p>
        </w:tc>
      </w:tr>
    </w:tbl>
    <w:p>
      <w:pPr>
        <w:rPr>
          <w:rFonts w:ascii="宋体" w:hAnsi="宋体"/>
        </w:rPr>
      </w:pPr>
      <w:r>
        <w:rPr>
          <w:rFonts w:hint="eastAsia" w:ascii="宋体" w:hAnsi="宋体"/>
        </w:rPr>
        <w:t>（4）网络选择</w:t>
      </w:r>
    </w:p>
    <w:p>
      <w:pPr>
        <w:ind w:firstLine="480" w:firstLineChars="200"/>
        <w:rPr>
          <w:rFonts w:ascii="宋体" w:hAnsi="宋体"/>
          <w:color w:val="2F5597" w:themeColor="accent1" w:themeShade="BF"/>
        </w:rPr>
      </w:pPr>
      <w:r>
        <w:rPr>
          <w:rFonts w:hint="eastAsia" w:ascii="宋体" w:hAnsi="宋体"/>
        </w:rPr>
        <w:t>通过查阅资料并联系实际情况可知，相互作用网络的平均度与网络的级联抗毁性正相关，即网络越均匀、链接越稠密，级联抗毁性越强</w:t>
      </w:r>
      <w:r>
        <w:rPr>
          <w:rFonts w:hint="eastAsia" w:ascii="宋体" w:hAnsi="宋体"/>
          <w:vertAlign w:val="superscript"/>
        </w:rPr>
        <w:t>[</w:t>
      </w:r>
      <w:r>
        <w:rPr>
          <w:rFonts w:ascii="宋体" w:hAnsi="宋体"/>
          <w:vertAlign w:val="superscript"/>
        </w:rPr>
        <w:t>2]</w:t>
      </w:r>
      <w:r>
        <w:rPr>
          <w:rFonts w:hint="eastAsia" w:ascii="宋体" w:hAnsi="宋体"/>
        </w:rPr>
        <w:t>。</w:t>
      </w:r>
    </w:p>
    <w:p>
      <w:pPr>
        <w:ind w:firstLine="480" w:firstLineChars="200"/>
        <w:rPr>
          <w:rFonts w:ascii="宋体" w:hAnsi="宋体"/>
        </w:rPr>
      </w:pPr>
      <w:r>
        <w:rPr>
          <w:rFonts w:hint="eastAsia" w:ascii="宋体" w:hAnsi="宋体"/>
        </w:rPr>
        <w:t>因此我们从网络平均度的角度对四个网络的级联抗毁性进行初步判断。</w:t>
      </w:r>
    </w:p>
    <w:p>
      <w:pPr>
        <w:ind w:firstLine="480" w:firstLineChars="200"/>
        <w:rPr>
          <w:rFonts w:ascii="宋体" w:hAnsi="宋体"/>
        </w:rPr>
      </w:pPr>
      <w:r>
        <w:rPr>
          <w:rFonts w:hint="eastAsia" w:ascii="宋体" w:hAnsi="宋体"/>
        </w:rPr>
        <w:t>首先将网络可视化，利用matlab根据邻接矩阵建图生成网络的图像（详见附录）。</w:t>
      </w:r>
    </w:p>
    <w:p>
      <w:pPr>
        <w:spacing w:before="156" w:beforeLines="50"/>
        <w:jc w:val="center"/>
        <w:rPr>
          <w:rFonts w:ascii="宋体" w:hAnsi="宋体"/>
        </w:rPr>
      </w:pPr>
      <w:r>
        <w:rPr>
          <w:rFonts w:hint="eastAsia" w:ascii="宋体" w:hAnsi="宋体"/>
        </w:rPr>
        <w:t>表5-3</w:t>
      </w:r>
      <w:r>
        <w:rPr>
          <w:rFonts w:ascii="宋体" w:hAnsi="宋体"/>
        </w:rPr>
        <w:t xml:space="preserve"> </w:t>
      </w:r>
      <w:r>
        <w:rPr>
          <w:rFonts w:hint="eastAsia" w:ascii="宋体" w:hAnsi="宋体"/>
        </w:rPr>
        <w:t>四个网络的平均度表</w:t>
      </w:r>
    </w:p>
    <w:tbl>
      <w:tblPr>
        <w:tblStyle w:val="10"/>
        <w:tblW w:w="0" w:type="auto"/>
        <w:jc w:val="center"/>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1488"/>
        <w:gridCol w:w="1488"/>
        <w:gridCol w:w="1488"/>
        <w:gridCol w:w="1489"/>
      </w:tblGrid>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1488" w:type="dxa"/>
            <w:tcBorders>
              <w:top w:val="single" w:color="auto" w:sz="12" w:space="0"/>
              <w:left w:val="nil"/>
              <w:bottom w:val="nil"/>
              <w:right w:val="nil"/>
              <w:insideH w:val="nil"/>
              <w:insideV w:val="nil"/>
              <w:tl2br w:val="nil"/>
              <w:tr2bl w:val="nil"/>
            </w:tcBorders>
            <w:shd w:val="clear" w:color="auto" w:fill="E7E6E6" w:themeFill="background2"/>
            <w:vAlign w:val="center"/>
          </w:tcPr>
          <w:p>
            <w:pPr>
              <w:autoSpaceDE w:val="0"/>
              <w:autoSpaceDN w:val="0"/>
              <w:contextualSpacing/>
              <w:jc w:val="center"/>
              <w:textAlignment w:val="center"/>
              <w:rPr>
                <w:rFonts w:ascii="宋体" w:hAnsi="宋体"/>
              </w:rPr>
            </w:pPr>
            <w:r>
              <w:rPr>
                <w:rFonts w:ascii="宋体" w:hAnsi="宋体"/>
              </w:rPr>
              <w:t>Data 1</w:t>
            </w:r>
          </w:p>
        </w:tc>
        <w:tc>
          <w:tcPr>
            <w:tcW w:w="1488" w:type="dxa"/>
            <w:tcBorders>
              <w:top w:val="single" w:color="auto" w:sz="12" w:space="0"/>
              <w:bottom w:val="nil"/>
              <w:right w:val="nil"/>
              <w:insideH w:val="nil"/>
              <w:insideV w:val="nil"/>
              <w:tl2br w:val="nil"/>
              <w:tr2bl w:val="nil"/>
            </w:tcBorders>
            <w:shd w:val="clear" w:color="auto" w:fill="E7E6E6" w:themeFill="background2"/>
            <w:vAlign w:val="center"/>
          </w:tcPr>
          <w:p>
            <w:pPr>
              <w:autoSpaceDE w:val="0"/>
              <w:autoSpaceDN w:val="0"/>
              <w:contextualSpacing/>
              <w:jc w:val="center"/>
              <w:textAlignment w:val="center"/>
              <w:rPr>
                <w:rFonts w:ascii="宋体" w:hAnsi="宋体"/>
              </w:rPr>
            </w:pPr>
            <w:r>
              <w:rPr>
                <w:rFonts w:ascii="宋体" w:hAnsi="宋体"/>
              </w:rPr>
              <w:t>Data 2</w:t>
            </w:r>
          </w:p>
        </w:tc>
        <w:tc>
          <w:tcPr>
            <w:tcW w:w="1488" w:type="dxa"/>
            <w:tcBorders>
              <w:top w:val="single" w:color="auto" w:sz="12" w:space="0"/>
              <w:bottom w:val="nil"/>
              <w:right w:val="nil"/>
              <w:insideH w:val="nil"/>
              <w:insideV w:val="nil"/>
              <w:tl2br w:val="nil"/>
              <w:tr2bl w:val="nil"/>
            </w:tcBorders>
            <w:shd w:val="clear" w:color="auto" w:fill="E7E6E6" w:themeFill="background2"/>
            <w:vAlign w:val="center"/>
          </w:tcPr>
          <w:p>
            <w:pPr>
              <w:autoSpaceDE w:val="0"/>
              <w:autoSpaceDN w:val="0"/>
              <w:contextualSpacing/>
              <w:jc w:val="center"/>
              <w:textAlignment w:val="center"/>
              <w:rPr>
                <w:rFonts w:ascii="宋体" w:hAnsi="宋体"/>
              </w:rPr>
            </w:pPr>
            <w:r>
              <w:rPr>
                <w:rFonts w:ascii="宋体" w:hAnsi="宋体"/>
              </w:rPr>
              <w:t>Data 3</w:t>
            </w:r>
          </w:p>
        </w:tc>
        <w:tc>
          <w:tcPr>
            <w:tcW w:w="1489" w:type="dxa"/>
            <w:tcBorders>
              <w:top w:val="single" w:color="auto" w:sz="12" w:space="0"/>
              <w:bottom w:val="nil"/>
              <w:right w:val="nil"/>
              <w:insideH w:val="nil"/>
              <w:insideV w:val="nil"/>
              <w:tl2br w:val="nil"/>
              <w:tr2bl w:val="nil"/>
            </w:tcBorders>
            <w:shd w:val="clear" w:color="auto" w:fill="E7E6E6" w:themeFill="background2"/>
            <w:vAlign w:val="center"/>
          </w:tcPr>
          <w:p>
            <w:pPr>
              <w:autoSpaceDE w:val="0"/>
              <w:autoSpaceDN w:val="0"/>
              <w:contextualSpacing/>
              <w:jc w:val="center"/>
              <w:textAlignment w:val="center"/>
              <w:rPr>
                <w:rFonts w:ascii="宋体" w:hAnsi="宋体"/>
              </w:rPr>
            </w:pPr>
            <w:r>
              <w:rPr>
                <w:rFonts w:ascii="宋体" w:hAnsi="宋体"/>
              </w:rPr>
              <w:t>Data 4</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jc w:val="center"/>
        </w:trPr>
        <w:tc>
          <w:tcPr>
            <w:tcW w:w="1488" w:type="dxa"/>
            <w:shd w:val="clear" w:color="auto" w:fill="auto"/>
            <w:vAlign w:val="center"/>
          </w:tcPr>
          <w:p>
            <w:pPr>
              <w:autoSpaceDE w:val="0"/>
              <w:autoSpaceDN w:val="0"/>
              <w:contextualSpacing/>
              <w:jc w:val="center"/>
              <w:textAlignment w:val="center"/>
              <w:rPr>
                <w:rFonts w:ascii="宋体" w:hAnsi="宋体"/>
              </w:rPr>
            </w:pPr>
            <w:r>
              <w:rPr>
                <w:rFonts w:hint="eastAsia" w:ascii="宋体" w:hAnsi="宋体"/>
              </w:rPr>
              <w:t>2</w:t>
            </w:r>
            <w:r>
              <w:rPr>
                <w:rFonts w:ascii="宋体" w:hAnsi="宋体"/>
              </w:rPr>
              <w:t>0</w:t>
            </w:r>
          </w:p>
        </w:tc>
        <w:tc>
          <w:tcPr>
            <w:tcW w:w="1488" w:type="dxa"/>
            <w:shd w:val="clear" w:color="auto" w:fill="auto"/>
            <w:vAlign w:val="center"/>
          </w:tcPr>
          <w:p>
            <w:pPr>
              <w:autoSpaceDE w:val="0"/>
              <w:autoSpaceDN w:val="0"/>
              <w:contextualSpacing/>
              <w:jc w:val="center"/>
              <w:textAlignment w:val="center"/>
              <w:rPr>
                <w:rFonts w:ascii="宋体" w:hAnsi="宋体"/>
              </w:rPr>
            </w:pPr>
            <w:r>
              <w:rPr>
                <w:rFonts w:hint="eastAsia" w:ascii="宋体" w:hAnsi="宋体"/>
              </w:rPr>
              <w:t>2</w:t>
            </w:r>
            <w:r>
              <w:rPr>
                <w:rFonts w:ascii="宋体" w:hAnsi="宋体"/>
              </w:rPr>
              <w:t>0</w:t>
            </w:r>
          </w:p>
        </w:tc>
        <w:tc>
          <w:tcPr>
            <w:tcW w:w="1488" w:type="dxa"/>
            <w:shd w:val="clear" w:color="auto" w:fill="auto"/>
            <w:vAlign w:val="center"/>
          </w:tcPr>
          <w:p>
            <w:pPr>
              <w:autoSpaceDE w:val="0"/>
              <w:autoSpaceDN w:val="0"/>
              <w:contextualSpacing/>
              <w:jc w:val="center"/>
              <w:textAlignment w:val="center"/>
              <w:rPr>
                <w:rFonts w:ascii="宋体" w:hAnsi="宋体"/>
              </w:rPr>
            </w:pPr>
            <w:r>
              <w:rPr>
                <w:rFonts w:hint="eastAsia" w:ascii="宋体" w:hAnsi="宋体"/>
              </w:rPr>
              <w:t>1</w:t>
            </w:r>
            <w:r>
              <w:rPr>
                <w:rFonts w:ascii="宋体" w:hAnsi="宋体"/>
              </w:rPr>
              <w:t>9.9550</w:t>
            </w:r>
          </w:p>
        </w:tc>
        <w:tc>
          <w:tcPr>
            <w:tcW w:w="1489" w:type="dxa"/>
            <w:shd w:val="clear" w:color="auto" w:fill="auto"/>
            <w:vAlign w:val="center"/>
          </w:tcPr>
          <w:p>
            <w:pPr>
              <w:autoSpaceDE w:val="0"/>
              <w:autoSpaceDN w:val="0"/>
              <w:contextualSpacing/>
              <w:jc w:val="center"/>
              <w:textAlignment w:val="center"/>
              <w:rPr>
                <w:rFonts w:ascii="宋体" w:hAnsi="宋体"/>
              </w:rPr>
            </w:pPr>
            <w:r>
              <w:rPr>
                <w:rFonts w:hint="eastAsia" w:ascii="宋体" w:hAnsi="宋体"/>
              </w:rPr>
              <w:t>1</w:t>
            </w:r>
            <w:r>
              <w:rPr>
                <w:rFonts w:ascii="宋体" w:hAnsi="宋体"/>
              </w:rPr>
              <w:t>1.3864</w:t>
            </w:r>
          </w:p>
        </w:tc>
      </w:tr>
    </w:tbl>
    <w:p>
      <w:pPr>
        <w:ind w:firstLine="480" w:firstLineChars="200"/>
        <w:rPr>
          <w:rFonts w:ascii="宋体" w:hAnsi="宋体"/>
        </w:rPr>
      </w:pPr>
      <w:r>
        <w:rPr>
          <w:rFonts w:hint="eastAsia" w:ascii="宋体" w:hAnsi="宋体"/>
        </w:rPr>
        <w:t>从表5-中可以看出网络1和网络2的平均度数值最大，那么1、2网络的级联抗毁性最强，网络4的平均度数值最小，那么4号网络的级联抗毁性最弱，为使级联失效的现象更加显著，基于此处分析我们选择网络4。</w:t>
      </w:r>
    </w:p>
    <w:p>
      <w:pPr>
        <w:ind w:firstLine="480" w:firstLineChars="200"/>
        <w:rPr>
          <w:rFonts w:ascii="宋体" w:hAnsi="宋体"/>
        </w:rPr>
      </w:pPr>
      <w:r>
        <w:rPr>
          <w:rFonts w:hint="eastAsia" w:ascii="宋体" w:hAnsi="宋体"/>
        </w:rPr>
        <w:t>为了进一步确定选择的网络是否满足级联失效现象的明显展示，我们对四个网络的度分布属性进行了研究，并得出了以下四个网络的度分布图。</w:t>
      </w:r>
    </w:p>
    <w:p>
      <w:pPr>
        <w:jc w:val="center"/>
        <w:rPr>
          <w:rFonts w:ascii="宋体" w:hAnsi="宋体"/>
        </w:rPr>
      </w:pPr>
      <w:r>
        <w:drawing>
          <wp:inline distT="0" distB="0" distL="0" distR="0">
            <wp:extent cx="2784475" cy="20878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2785023" cy="2088000"/>
                    </a:xfrm>
                    <a:prstGeom prst="rect">
                      <a:avLst/>
                    </a:prstGeom>
                    <a:noFill/>
                    <a:ln>
                      <a:noFill/>
                    </a:ln>
                  </pic:spPr>
                </pic:pic>
              </a:graphicData>
            </a:graphic>
          </wp:inline>
        </w:drawing>
      </w:r>
      <w:r>
        <w:drawing>
          <wp:inline distT="0" distB="0" distL="0" distR="0">
            <wp:extent cx="2784475" cy="20878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2785025" cy="2088000"/>
                    </a:xfrm>
                    <a:prstGeom prst="rect">
                      <a:avLst/>
                    </a:prstGeom>
                    <a:noFill/>
                    <a:ln>
                      <a:noFill/>
                    </a:ln>
                  </pic:spPr>
                </pic:pic>
              </a:graphicData>
            </a:graphic>
          </wp:inline>
        </w:drawing>
      </w:r>
    </w:p>
    <w:p>
      <w:pPr>
        <w:jc w:val="center"/>
        <w:rPr>
          <w:rFonts w:ascii="宋体" w:hAnsi="宋体"/>
        </w:rPr>
      </w:pPr>
      <w:r>
        <w:drawing>
          <wp:inline distT="0" distB="0" distL="0" distR="0">
            <wp:extent cx="2784475" cy="20878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2785023" cy="2088000"/>
                    </a:xfrm>
                    <a:prstGeom prst="rect">
                      <a:avLst/>
                    </a:prstGeom>
                    <a:noFill/>
                    <a:ln>
                      <a:noFill/>
                    </a:ln>
                  </pic:spPr>
                </pic:pic>
              </a:graphicData>
            </a:graphic>
          </wp:inline>
        </w:drawing>
      </w:r>
      <w:r>
        <w:drawing>
          <wp:inline distT="0" distB="0" distL="0" distR="0">
            <wp:extent cx="2784475" cy="20878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a:xfrm>
                      <a:off x="0" y="0"/>
                      <a:ext cx="2785024" cy="2088000"/>
                    </a:xfrm>
                    <a:prstGeom prst="rect">
                      <a:avLst/>
                    </a:prstGeom>
                    <a:noFill/>
                    <a:ln>
                      <a:noFill/>
                    </a:ln>
                  </pic:spPr>
                </pic:pic>
              </a:graphicData>
            </a:graphic>
          </wp:inline>
        </w:drawing>
      </w:r>
    </w:p>
    <w:p>
      <w:pPr>
        <w:jc w:val="center"/>
        <w:rPr>
          <w:rFonts w:ascii="宋体" w:hAnsi="宋体"/>
        </w:rPr>
      </w:pPr>
      <w:r>
        <w:rPr>
          <w:rFonts w:hint="eastAsia" w:ascii="宋体" w:hAnsi="宋体"/>
        </w:rPr>
        <w:t>图5-3</w:t>
      </w:r>
      <w:r>
        <w:rPr>
          <w:rFonts w:ascii="宋体" w:hAnsi="宋体"/>
        </w:rPr>
        <w:t xml:space="preserve"> </w:t>
      </w:r>
      <w:r>
        <w:rPr>
          <w:rFonts w:hint="eastAsia" w:ascii="宋体" w:hAnsi="宋体"/>
        </w:rPr>
        <w:t>四个网络的度分布图</w:t>
      </w:r>
    </w:p>
    <w:p>
      <w:pPr>
        <w:ind w:firstLine="480" w:firstLineChars="200"/>
        <w:rPr>
          <w:rFonts w:ascii="宋体" w:hAnsi="宋体"/>
        </w:rPr>
      </w:pPr>
      <w:bookmarkStart w:id="5" w:name="_Hlk43136869"/>
      <w:r>
        <w:rPr>
          <w:rFonts w:hint="eastAsia" w:ascii="宋体" w:hAnsi="宋体"/>
        </w:rPr>
        <w:t>复杂网络中根据各个节点的关联程度将网络分为标度网络和无标度网络，其中标度网络是指网络中各个节点之间的连接都很紧密，而无标度网络指的是网络中的大部分节点只和少部分节点连接，少数的节点和非常多的节点相连。</w:t>
      </w:r>
    </w:p>
    <w:p>
      <w:pPr>
        <w:ind w:firstLine="480" w:firstLineChars="200"/>
        <w:rPr>
          <w:rFonts w:ascii="宋体" w:hAnsi="宋体"/>
        </w:rPr>
      </w:pPr>
      <w:r>
        <w:rPr>
          <w:rFonts w:hint="eastAsia" w:ascii="宋体" w:hAnsi="宋体"/>
        </w:rPr>
        <w:t>结合得出的度数分布图，其中网络1、2点的度数分布比较均匀，节点的度都集中在某个特殊值附近，成钟形的泊松分布规律，据此可以得出结论网络1、2的节点各个网络之间的联系十分紧密，网络的稳健性较好，在攻击1-50个节点的范围内不易发生大面积级联失效的情况，稳健性类似于标度网络，而网络3、4由于存在少数的度数大的中心节点，所以在攻击节点个数为1-50的情况下会出现较大程度的级联失效。相应地，</w:t>
      </w:r>
      <w:bookmarkStart w:id="6" w:name="_Hlk42999078"/>
      <w:r>
        <w:rPr>
          <w:rFonts w:hint="eastAsia" w:ascii="宋体" w:hAnsi="宋体"/>
        </w:rPr>
        <w:t>网络4存在个别与其他节点链接异常密切的点，若该类点遭到攻击破坏，那么整个网络势必发生强烈的级联失效现象。</w:t>
      </w:r>
      <w:bookmarkEnd w:id="6"/>
    </w:p>
    <w:p>
      <w:pPr>
        <w:ind w:firstLine="480" w:firstLineChars="200"/>
        <w:rPr>
          <w:rFonts w:ascii="宋体" w:hAnsi="宋体"/>
        </w:rPr>
      </w:pPr>
      <w:r>
        <w:rPr>
          <w:rFonts w:hint="eastAsia" w:ascii="宋体" w:hAnsi="宋体"/>
        </w:rPr>
        <w:t>综上，网络4的平均度最小、网络分布最不均匀，即网络4的级联抗毁性最差，其级联失效现象更显著，因此我们选择网络4进行问题二的研究。</w:t>
      </w:r>
    </w:p>
    <w:bookmarkEnd w:id="5"/>
    <w:p>
      <w:pPr>
        <w:pStyle w:val="18"/>
        <w:spacing w:before="156" w:beforeLines="50" w:after="0" w:afterLines="0"/>
        <w:outlineLvl w:val="2"/>
        <w:rPr>
          <w:rFonts w:ascii="黑体" w:hAnsi="黑体"/>
        </w:rPr>
      </w:pPr>
      <w:r>
        <w:rPr>
          <w:rFonts w:hint="eastAsia" w:ascii="黑体" w:hAnsi="黑体"/>
        </w:rPr>
        <w:t>5.2.2</w:t>
      </w:r>
      <w:r>
        <w:rPr>
          <w:rFonts w:ascii="黑体" w:hAnsi="黑体"/>
        </w:rPr>
        <w:t xml:space="preserve"> </w:t>
      </w:r>
      <w:bookmarkStart w:id="7" w:name="_Hlk42958787"/>
      <w:bookmarkStart w:id="8" w:name="_Hlk42968183"/>
      <w:bookmarkStart w:id="9" w:name="_Hlk43136967"/>
      <w:commentRangeStart w:id="32"/>
      <w:r>
        <w:rPr>
          <w:rFonts w:hint="eastAsia" w:ascii="黑体" w:hAnsi="黑体"/>
        </w:rPr>
        <w:t>针对多个节点随机攻击的级联失效模型</w:t>
      </w:r>
      <w:bookmarkEnd w:id="7"/>
      <w:r>
        <w:rPr>
          <w:rFonts w:hint="eastAsia" w:ascii="黑体" w:hAnsi="黑体"/>
        </w:rPr>
        <w:t>的建立</w:t>
      </w:r>
      <w:bookmarkEnd w:id="8"/>
    </w:p>
    <w:bookmarkEnd w:id="9"/>
    <w:p>
      <w:pPr>
        <w:pStyle w:val="18"/>
        <w:spacing w:after="156"/>
        <w:rPr>
          <w:rFonts w:ascii="黑体" w:hAnsi="黑体"/>
        </w:rPr>
      </w:pPr>
      <w:r>
        <w:rPr>
          <w:rFonts w:hint="eastAsia" w:ascii="黑体" w:hAnsi="黑体"/>
        </w:rPr>
        <w:t>蒙特卡洛概率模型</w:t>
      </w:r>
      <w:commentRangeEnd w:id="32"/>
      <w:r>
        <w:commentReference w:id="32"/>
      </w:r>
    </w:p>
    <w:p>
      <w:pPr>
        <w:ind w:firstLine="480" w:firstLineChars="200"/>
        <w:rPr>
          <w:rFonts w:ascii="宋体" w:hAnsi="宋体"/>
        </w:rPr>
      </w:pPr>
      <w:r>
        <w:rPr>
          <w:rFonts w:hint="eastAsia" w:ascii="宋体" w:hAnsi="宋体"/>
        </w:rPr>
        <w:t>为了量化级联失效的过程，我们接下来通过建立针对多个节点随机攻击的级联失效模型，研究网络中最大相互连通集团的节点数与总节点数的比例r是如何随着被攻击点的个数比例p变化而变化的。考虑到被随机攻击节点所占总节点数比例p是（0,</w:t>
      </w:r>
      <w:r>
        <w:rPr>
          <w:rFonts w:ascii="宋体" w:hAnsi="宋体"/>
        </w:rPr>
        <w:t>1]</w:t>
      </w:r>
      <w:r>
        <w:rPr>
          <w:rFonts w:hint="eastAsia" w:ascii="宋体" w:hAnsi="宋体"/>
        </w:rPr>
        <w:t>任意的数值，我们采取蒙特卡洛模型随机选取0到1之间的数从而固定足够多数量的p，使得数据图线平滑。</w:t>
      </w:r>
    </w:p>
    <w:p>
      <w:pPr>
        <w:rPr>
          <w:rFonts w:ascii="宋体" w:hAnsi="宋体"/>
        </w:rPr>
      </w:pPr>
      <w:r>
        <w:rPr>
          <w:rFonts w:hint="eastAsia" w:ascii="宋体" w:hAnsi="宋体"/>
        </w:rPr>
        <w:t>（1）随机数的定义</w:t>
      </w:r>
      <w:r>
        <w:commentReference w:id="33"/>
      </w:r>
    </w:p>
    <w:p>
      <w:pPr>
        <w:ind w:firstLine="480" w:firstLineChars="200"/>
        <w:rPr>
          <w:rFonts w:ascii="宋体" w:hAnsi="宋体"/>
        </w:rPr>
      </w:pPr>
      <w:r>
        <w:rPr>
          <w:rFonts w:hint="eastAsia" w:ascii="宋体" w:hAnsi="宋体"/>
        </w:rPr>
        <w:t>蒙特卡洛方法模拟某个过程的时候，需要产生许多种概率分布类型的随机变量。随机数在蒙特卡洛方法中起着十分重要的作用，它必须具备独立性、均匀性两个特点。</w:t>
      </w:r>
    </w:p>
    <w:p>
      <w:pPr>
        <w:spacing w:line="440" w:lineRule="exact"/>
        <w:ind w:firstLine="480" w:firstLineChars="200"/>
        <w:rPr>
          <w:rFonts w:ascii="宋体" w:hAnsi="宋体"/>
        </w:rPr>
      </w:pPr>
      <w:r>
        <w:rPr>
          <w:rFonts w:hint="eastAsia" w:ascii="宋体" w:hAnsi="宋体"/>
        </w:rPr>
        <w:t>假设随机序列</w:t>
      </w:r>
      <w:r>
        <w:rPr>
          <w:rFonts w:ascii="宋体" w:hAnsi="宋体"/>
          <w:position w:val="-13"/>
        </w:rPr>
        <w:object>
          <v:shape id="_x0000_i1074" o:spt="75" type="#_x0000_t75" style="height:18.6pt;width:70.8pt;" o:ole="t" filled="f" o:preferrelative="t" stroked="f" coordsize="21600,21600">
            <v:path/>
            <v:fill on="f" focussize="0,0"/>
            <v:stroke on="f" joinstyle="miter"/>
            <v:imagedata r:id="rId105" o:title=""/>
            <o:lock v:ext="edit" aspectratio="t"/>
            <w10:wrap type="none"/>
            <w10:anchorlock/>
          </v:shape>
          <o:OLEObject Type="Embed" ProgID="Equation.AxMath" ShapeID="_x0000_i1074" DrawAspect="Content" ObjectID="_1468075775" r:id="rId104">
            <o:LockedField>false</o:LockedField>
          </o:OLEObject>
        </w:object>
      </w:r>
      <w:r>
        <w:rPr>
          <w:rFonts w:hint="eastAsia" w:ascii="宋体" w:hAnsi="宋体"/>
        </w:rPr>
        <w:t>是相互独立且具有相同单位均匀分布的随机数序列，那么对于任意的自然数t，由t个随机数组成的t维空间上的点</w:t>
      </w:r>
      <w:r>
        <w:rPr>
          <w:rFonts w:ascii="宋体" w:hAnsi="宋体"/>
          <w:position w:val="-13"/>
        </w:rPr>
        <w:object>
          <v:shape id="_x0000_i1075" o:spt="75" type="#_x0000_t75" style="height:18.6pt;width:107.4pt;" o:ole="t" filled="f" o:preferrelative="t" stroked="f" coordsize="21600,21600">
            <v:path/>
            <v:fill on="f" focussize="0,0"/>
            <v:stroke on="f" joinstyle="miter"/>
            <v:imagedata r:id="rId107" o:title=""/>
            <o:lock v:ext="edit" aspectratio="t"/>
            <w10:wrap type="none"/>
            <w10:anchorlock/>
          </v:shape>
          <o:OLEObject Type="Embed" ProgID="Equation.AxMath" ShapeID="_x0000_i1075" DrawAspect="Content" ObjectID="_1468075776" r:id="rId106">
            <o:LockedField>false</o:LockedField>
          </o:OLEObject>
        </w:object>
      </w:r>
      <w:r>
        <w:rPr>
          <w:rFonts w:hint="eastAsia" w:ascii="宋体" w:hAnsi="宋体"/>
        </w:rPr>
        <w:t>，在p维空间的单位立方体</w:t>
      </w:r>
      <w:r>
        <w:rPr>
          <w:rFonts w:ascii="Cambria Math" w:hAnsi="Cambria Math" w:cs="Cambria Math"/>
          <w:position w:val="-12"/>
        </w:rPr>
        <w:object>
          <v:shape id="_x0000_i1076" o:spt="75" type="#_x0000_t75" style="height:18pt;width:16.8pt;" o:ole="t" filled="f" o:preferrelative="t" stroked="f" coordsize="21600,21600">
            <v:path/>
            <v:fill on="f" focussize="0,0"/>
            <v:stroke on="f" joinstyle="miter"/>
            <v:imagedata r:id="rId109" o:title=""/>
            <o:lock v:ext="edit" aspectratio="t"/>
            <w10:wrap type="none"/>
            <w10:anchorlock/>
          </v:shape>
          <o:OLEObject Type="Embed" ProgID="Equation.AxMath" ShapeID="_x0000_i1076" DrawAspect="Content" ObjectID="_1468075777" r:id="rId108">
            <o:LockedField>false</o:LockedField>
          </o:OLEObject>
        </w:object>
      </w:r>
      <w:r>
        <w:rPr>
          <w:rFonts w:hint="eastAsia" w:ascii="宋体" w:hAnsi="宋体"/>
        </w:rPr>
        <w:t>上均匀分布，即对于任意的</w:t>
      </w:r>
      <w:r>
        <w:rPr>
          <w:rFonts w:ascii="Cambria Math" w:hAnsi="Cambria Math" w:cs="Cambria Math"/>
          <w:position w:val="-12"/>
        </w:rPr>
        <w:object>
          <v:shape id="_x0000_i1077" o:spt="75" type="#_x0000_t75" style="height:18pt;width:126pt;" o:ole="t" filled="f" o:preferrelative="t" stroked="f" coordsize="21600,21600">
            <v:path/>
            <v:fill on="f" focussize="0,0"/>
            <v:stroke on="f" joinstyle="miter"/>
            <v:imagedata r:id="rId111" o:title=""/>
            <o:lock v:ext="edit" aspectratio="t"/>
            <w10:wrap type="none"/>
            <w10:anchorlock/>
          </v:shape>
          <o:OLEObject Type="Embed" ProgID="Equation.AxMath" ShapeID="_x0000_i1077" DrawAspect="Content" ObjectID="_1468075778" r:id="rId110">
            <o:LockedField>false</o:LockedField>
          </o:OLEObject>
        </w:object>
      </w:r>
      <w:r>
        <w:rPr>
          <w:rFonts w:hint="eastAsia" w:ascii="宋体" w:hAnsi="宋体"/>
        </w:rPr>
        <w:t>，有如下等式成立：</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2"/>
        <w:gridCol w:w="1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92" w:type="dxa"/>
            <w:vAlign w:val="center"/>
          </w:tcPr>
          <w:p>
            <w:pPr>
              <w:spacing w:line="240" w:lineRule="auto"/>
              <w:jc w:val="center"/>
              <w:rPr>
                <w:rFonts w:ascii="宋体" w:hAnsi="宋体"/>
              </w:rPr>
            </w:pPr>
            <w:r>
              <w:rPr>
                <w:rFonts w:ascii="宋体" w:hAnsi="宋体"/>
                <w:position w:val="-32"/>
              </w:rPr>
              <w:object>
                <v:shape id="_x0000_i1078" o:spt="75" type="#_x0000_t75" style="height:37.2pt;width:172.8pt;" o:ole="t" filled="f" o:preferrelative="t" stroked="f" coordsize="21600,21600">
                  <v:path/>
                  <v:fill on="f" focussize="0,0"/>
                  <v:stroke on="f" joinstyle="miter"/>
                  <v:imagedata r:id="rId113" o:title=""/>
                  <o:lock v:ext="edit" aspectratio="t"/>
                  <w10:wrap type="none"/>
                  <w10:anchorlock/>
                </v:shape>
                <o:OLEObject Type="Embed" ProgID="Equation.AxMath" ShapeID="_x0000_i1078" DrawAspect="Content" ObjectID="_1468075779" r:id="rId112">
                  <o:LockedField>false</o:LockedField>
                </o:OLEObject>
              </w:object>
            </w:r>
          </w:p>
        </w:tc>
        <w:tc>
          <w:tcPr>
            <w:tcW w:w="1268" w:type="dxa"/>
            <w:vAlign w:val="center"/>
          </w:tcPr>
          <w:p>
            <w:pPr>
              <w:spacing w:line="240" w:lineRule="auto"/>
              <w:jc w:val="right"/>
              <w:rPr>
                <w:rFonts w:eastAsia="黑体"/>
              </w:rPr>
            </w:pPr>
            <w:r>
              <w:rPr>
                <w:rFonts w:eastAsia="黑体"/>
              </w:rPr>
              <w:t>（</w:t>
            </w:r>
            <w:r>
              <w:rPr>
                <w:rFonts w:hint="eastAsia" w:eastAsia="黑体"/>
              </w:rPr>
              <w:t>8</w:t>
            </w:r>
            <w:r>
              <w:rPr>
                <w:rFonts w:eastAsia="黑体"/>
              </w:rPr>
              <w:t>）</w:t>
            </w:r>
          </w:p>
        </w:tc>
      </w:tr>
    </w:tbl>
    <w:p>
      <w:pPr>
        <w:rPr>
          <w:rFonts w:ascii="宋体" w:hAnsi="宋体"/>
        </w:rPr>
      </w:pPr>
      <w:commentRangeStart w:id="34"/>
      <w:r>
        <w:rPr>
          <w:rFonts w:hint="eastAsia" w:ascii="宋体" w:hAnsi="宋体"/>
        </w:rPr>
        <w:t>（2）变量和参数的设立</w:t>
      </w:r>
    </w:p>
    <w:p>
      <w:pPr>
        <w:ind w:firstLine="480" w:firstLineChars="200"/>
        <w:rPr>
          <w:rFonts w:ascii="宋体" w:hAnsi="宋体"/>
        </w:rPr>
      </w:pPr>
      <w:r>
        <w:rPr>
          <w:rFonts w:hint="eastAsia" w:ascii="宋体" w:hAnsi="宋体"/>
        </w:rPr>
        <w:t>1.</w:t>
      </w:r>
      <w:r>
        <w:rPr>
          <w:rFonts w:ascii="宋体" w:hAnsi="宋体"/>
          <w:position w:val="-13"/>
        </w:rPr>
        <w:object>
          <v:shape id="_x0000_i1079" o:spt="75" type="#_x0000_t75" style="height:18.6pt;width:70.8pt;" o:ole="t" filled="f" o:preferrelative="t" stroked="f" coordsize="21600,21600">
            <v:path/>
            <v:fill on="f" focussize="0,0"/>
            <v:stroke on="f" joinstyle="miter"/>
            <v:imagedata r:id="rId105" o:title=""/>
            <o:lock v:ext="edit" aspectratio="t"/>
            <w10:wrap type="none"/>
            <w10:anchorlock/>
          </v:shape>
          <o:OLEObject Type="Embed" ProgID="Equation.AxMath" ShapeID="_x0000_i1079" DrawAspect="Content" ObjectID="_1468075780" r:id="rId114">
            <o:LockedField>false</o:LockedField>
          </o:OLEObject>
        </w:object>
      </w:r>
      <w:r>
        <w:rPr>
          <w:rFonts w:hint="eastAsia" w:ascii="宋体" w:hAnsi="宋体"/>
        </w:rPr>
        <w:t>表示随机序列；</w:t>
      </w:r>
    </w:p>
    <w:p>
      <w:pPr>
        <w:ind w:firstLine="480" w:firstLineChars="200"/>
        <w:rPr>
          <w:rFonts w:ascii="宋体" w:hAnsi="宋体"/>
        </w:rPr>
      </w:pPr>
      <w:r>
        <w:rPr>
          <w:rFonts w:hint="eastAsia" w:ascii="宋体" w:hAnsi="宋体"/>
        </w:rPr>
        <w:t>2.</w:t>
      </w:r>
      <w:r>
        <w:rPr>
          <w:rFonts w:ascii="宋体" w:hAnsi="宋体"/>
          <w:position w:val="-12"/>
        </w:rPr>
        <w:object>
          <v:shape id="_x0000_i1080" o:spt="75" type="#_x0000_t75" style="height:18.6pt;width:34.8pt;" o:ole="t" filled="f" o:preferrelative="t" stroked="f" coordsize="21600,21600">
            <v:path/>
            <v:fill on="f" focussize="0,0"/>
            <v:stroke on="f" joinstyle="miter"/>
            <v:imagedata r:id="rId116" o:title=""/>
            <o:lock v:ext="edit" aspectratio="t"/>
            <w10:wrap type="none"/>
            <w10:anchorlock/>
          </v:shape>
          <o:OLEObject Type="Embed" ProgID="Equation.AxMath" ShapeID="_x0000_i1080" DrawAspect="Content" ObjectID="_1468075781" r:id="rId115">
            <o:LockedField>false</o:LockedField>
          </o:OLEObject>
        </w:object>
      </w:r>
      <w:r>
        <w:rPr>
          <w:rFonts w:hint="eastAsia" w:ascii="宋体" w:hAnsi="宋体"/>
        </w:rPr>
        <w:t>表示p=</w:t>
      </w:r>
      <w:r>
        <w:rPr>
          <w:rFonts w:ascii="宋体" w:hAnsi="宋体"/>
        </w:rPr>
        <w:t>M</w:t>
      </w:r>
      <w:r>
        <w:rPr>
          <w:rFonts w:hint="eastAsia" w:ascii="宋体" w:hAnsi="宋体"/>
        </w:rPr>
        <w:t>的概率；</w:t>
      </w:r>
    </w:p>
    <w:p>
      <w:pPr>
        <w:ind w:firstLine="480" w:firstLineChars="200"/>
        <w:rPr>
          <w:rFonts w:ascii="宋体" w:hAnsi="宋体"/>
        </w:rPr>
      </w:pPr>
      <w:r>
        <w:rPr>
          <w:rFonts w:hint="eastAsia" w:ascii="宋体" w:hAnsi="宋体"/>
        </w:rPr>
        <w:t>3.</w:t>
      </w:r>
      <w:r>
        <w:rPr>
          <w:rFonts w:ascii="宋体" w:hAnsi="宋体"/>
          <w:position w:val="-12"/>
        </w:rPr>
        <w:object>
          <v:shape id="_x0000_i1081" o:spt="75" type="#_x0000_t75" style="height:18.6pt;width:25.8pt;" o:ole="t" filled="f" o:preferrelative="t" stroked="f" coordsize="21600,21600">
            <v:path/>
            <v:fill on="f" focussize="0,0"/>
            <v:stroke on="f" joinstyle="miter"/>
            <v:imagedata r:id="rId118" o:title=""/>
            <o:lock v:ext="edit" aspectratio="t"/>
            <w10:wrap type="none"/>
            <w10:anchorlock/>
          </v:shape>
          <o:OLEObject Type="Embed" ProgID="Equation.AxMath" ShapeID="_x0000_i1081" DrawAspect="Content" ObjectID="_1468075782" r:id="rId117">
            <o:LockedField>false</o:LockedField>
          </o:OLEObject>
        </w:object>
      </w:r>
      <w:r>
        <w:rPr>
          <w:rFonts w:hint="eastAsia" w:ascii="宋体" w:hAnsi="宋体"/>
        </w:rPr>
        <w:t>表示随机抽样的概率密度函数；</w:t>
      </w:r>
    </w:p>
    <w:p>
      <w:pPr>
        <w:ind w:firstLine="480" w:firstLineChars="200"/>
        <w:rPr>
          <w:rFonts w:ascii="宋体" w:hAnsi="宋体"/>
        </w:rPr>
      </w:pPr>
      <w:r>
        <w:rPr>
          <w:rFonts w:hint="eastAsia" w:ascii="宋体" w:hAnsi="宋体"/>
        </w:rPr>
        <w:t>4.</w:t>
      </w:r>
      <w:r>
        <w:rPr>
          <w:rFonts w:ascii="宋体" w:hAnsi="宋体"/>
          <w:position w:val="-12"/>
        </w:rPr>
        <w:object>
          <v:shape id="_x0000_i1082" o:spt="75" type="#_x0000_t75" style="height:18.6pt;width:28.8pt;" o:ole="t" filled="f" o:preferrelative="t" stroked="f" coordsize="21600,21600">
            <v:path/>
            <v:fill on="f" focussize="0,0"/>
            <v:stroke on="f" joinstyle="miter"/>
            <v:imagedata r:id="rId120" o:title=""/>
            <o:lock v:ext="edit" aspectratio="t"/>
            <w10:wrap type="none"/>
            <w10:anchorlock/>
          </v:shape>
          <o:OLEObject Type="Embed" ProgID="Equation.AxMath" ShapeID="_x0000_i1082" DrawAspect="Content" ObjectID="_1468075783" r:id="rId119">
            <o:LockedField>false</o:LockedField>
          </o:OLEObject>
        </w:object>
      </w:r>
      <w:r>
        <w:rPr>
          <w:rFonts w:hint="eastAsia" w:ascii="宋体" w:hAnsi="宋体"/>
        </w:rPr>
        <w:t>表示随机抽样的分布函数。</w:t>
      </w:r>
      <w:commentRangeEnd w:id="34"/>
      <w:r>
        <w:commentReference w:id="34"/>
      </w:r>
    </w:p>
    <w:p>
      <w:pPr>
        <w:rPr>
          <w:rFonts w:ascii="宋体" w:hAnsi="宋体"/>
        </w:rPr>
      </w:pPr>
      <w:r>
        <w:rPr>
          <w:rFonts w:hint="eastAsia" w:ascii="宋体" w:hAnsi="宋体"/>
        </w:rPr>
        <w:t>（3）模型的建立</w:t>
      </w:r>
    </w:p>
    <w:p>
      <w:pPr>
        <w:rPr>
          <w:rFonts w:ascii="黑体" w:hAnsi="黑体" w:eastAsia="黑体"/>
        </w:rPr>
      </w:pPr>
      <w:r>
        <w:rPr>
          <w:rFonts w:hint="eastAsia" w:ascii="黑体" w:hAnsi="黑体" w:eastAsia="黑体"/>
        </w:rPr>
        <w:t>S</w:t>
      </w:r>
      <w:r>
        <w:rPr>
          <w:rFonts w:ascii="黑体" w:hAnsi="黑体" w:eastAsia="黑体"/>
        </w:rPr>
        <w:t>TEP 1:</w:t>
      </w:r>
      <w:r>
        <w:rPr>
          <w:rFonts w:hint="eastAsia" w:ascii="黑体" w:hAnsi="黑体" w:eastAsia="黑体"/>
        </w:rPr>
        <w:t>建立概率统计模型</w:t>
      </w:r>
    </w:p>
    <w:p>
      <w:pPr>
        <w:ind w:firstLine="480" w:firstLineChars="200"/>
        <w:rPr>
          <w:rFonts w:ascii="宋体" w:hAnsi="宋体"/>
        </w:rPr>
      </w:pPr>
      <w:commentRangeStart w:id="35"/>
      <w:r>
        <w:rPr>
          <w:rFonts w:hint="eastAsia" w:ascii="宋体" w:hAnsi="宋体"/>
        </w:rPr>
        <w:t>考虑到数值p取值的随机性</w:t>
      </w:r>
      <w:commentRangeEnd w:id="35"/>
      <w:r>
        <w:commentReference w:id="35"/>
      </w:r>
      <w:r>
        <w:rPr>
          <w:rFonts w:hint="eastAsia" w:ascii="宋体" w:hAnsi="宋体"/>
        </w:rPr>
        <w:t>，我们选择以下概率模型作为随机抽样的模型：</w:t>
      </w:r>
    </w:p>
    <w:p>
      <w:pPr>
        <w:ind w:firstLine="480" w:firstLineChars="200"/>
        <w:rPr>
          <w:rFonts w:ascii="宋体" w:hAnsi="宋体"/>
        </w:rPr>
      </w:pPr>
      <w:r>
        <w:rPr>
          <w:rFonts w:hint="eastAsia" w:ascii="宋体" w:hAnsi="宋体"/>
        </w:rPr>
        <w:t>p在(0,1)上均匀分布（单位均匀分布），其分布密度函数为：</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2"/>
        <w:gridCol w:w="1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92" w:type="dxa"/>
            <w:vAlign w:val="center"/>
          </w:tcPr>
          <w:p>
            <w:pPr>
              <w:spacing w:line="240" w:lineRule="auto"/>
              <w:jc w:val="center"/>
              <w:rPr>
                <w:rFonts w:ascii="宋体" w:hAnsi="宋体"/>
              </w:rPr>
            </w:pPr>
            <w:r>
              <w:rPr>
                <w:rFonts w:ascii="宋体" w:hAnsi="宋体"/>
                <w:position w:val="-29"/>
              </w:rPr>
              <w:object>
                <v:shape id="_x0000_i1083" o:spt="75" type="#_x0000_t75" style="height:35.4pt;width:115.2pt;" o:ole="t" filled="f" o:preferrelative="t" stroked="f" coordsize="21600,21600">
                  <v:path/>
                  <v:fill on="f" focussize="0,0"/>
                  <v:stroke on="f" joinstyle="miter"/>
                  <v:imagedata r:id="rId122" o:title=""/>
                  <o:lock v:ext="edit" aspectratio="t"/>
                  <w10:wrap type="none"/>
                  <w10:anchorlock/>
                </v:shape>
                <o:OLEObject Type="Embed" ProgID="Equation.AxMath" ShapeID="_x0000_i1083" DrawAspect="Content" ObjectID="_1468075784" r:id="rId121">
                  <o:LockedField>false</o:LockedField>
                </o:OLEObject>
              </w:object>
            </w:r>
          </w:p>
        </w:tc>
        <w:tc>
          <w:tcPr>
            <w:tcW w:w="1268" w:type="dxa"/>
            <w:vAlign w:val="center"/>
          </w:tcPr>
          <w:p>
            <w:pPr>
              <w:spacing w:line="240" w:lineRule="auto"/>
              <w:jc w:val="right"/>
              <w:rPr>
                <w:rFonts w:eastAsia="黑体"/>
              </w:rPr>
            </w:pPr>
            <w:r>
              <w:rPr>
                <w:rFonts w:eastAsia="黑体"/>
              </w:rPr>
              <w:t>（</w:t>
            </w:r>
            <w:r>
              <w:rPr>
                <w:rFonts w:hint="eastAsia" w:eastAsia="黑体"/>
              </w:rPr>
              <w:t>9</w:t>
            </w:r>
            <w:r>
              <w:rPr>
                <w:rFonts w:eastAsia="黑体"/>
              </w:rPr>
              <w:t>）</w:t>
            </w:r>
          </w:p>
        </w:tc>
      </w:tr>
    </w:tbl>
    <w:p>
      <w:pPr>
        <w:ind w:firstLine="480" w:firstLineChars="200"/>
        <w:rPr>
          <w:rFonts w:ascii="宋体" w:hAnsi="宋体"/>
        </w:rPr>
      </w:pPr>
      <w:r>
        <w:rPr>
          <w:rFonts w:hint="eastAsia" w:ascii="宋体" w:hAnsi="宋体"/>
        </w:rPr>
        <w:t>则其分布函数为：</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2"/>
        <w:gridCol w:w="1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92" w:type="dxa"/>
            <w:vAlign w:val="center"/>
          </w:tcPr>
          <w:p>
            <w:pPr>
              <w:spacing w:line="240" w:lineRule="auto"/>
              <w:jc w:val="center"/>
              <w:rPr>
                <w:rFonts w:ascii="宋体" w:hAnsi="宋体"/>
              </w:rPr>
            </w:pPr>
            <w:r>
              <w:rPr>
                <w:rFonts w:ascii="宋体" w:hAnsi="宋体"/>
                <w:position w:val="-45"/>
              </w:rPr>
              <w:object>
                <v:shape id="_x0000_i1084" o:spt="75" type="#_x0000_t75" style="height:52.8pt;width:115.8pt;" o:ole="t" filled="f" o:preferrelative="t" stroked="f" coordsize="21600,21600">
                  <v:path/>
                  <v:fill on="f" focussize="0,0"/>
                  <v:stroke on="f" joinstyle="miter"/>
                  <v:imagedata r:id="rId124" o:title=""/>
                  <o:lock v:ext="edit" aspectratio="t"/>
                  <w10:wrap type="none"/>
                  <w10:anchorlock/>
                </v:shape>
                <o:OLEObject Type="Embed" ProgID="Equation.AxMath" ShapeID="_x0000_i1084" DrawAspect="Content" ObjectID="_1468075785" r:id="rId123">
                  <o:LockedField>false</o:LockedField>
                </o:OLEObject>
              </w:object>
            </w:r>
          </w:p>
        </w:tc>
        <w:tc>
          <w:tcPr>
            <w:tcW w:w="1268" w:type="dxa"/>
            <w:vAlign w:val="center"/>
          </w:tcPr>
          <w:p>
            <w:pPr>
              <w:spacing w:line="240" w:lineRule="auto"/>
              <w:jc w:val="right"/>
              <w:rPr>
                <w:rFonts w:eastAsia="黑体"/>
              </w:rPr>
            </w:pPr>
            <w:r>
              <w:rPr>
                <w:rFonts w:eastAsia="黑体"/>
              </w:rPr>
              <w:t>（</w:t>
            </w:r>
            <w:r>
              <w:rPr>
                <w:rFonts w:hint="eastAsia" w:eastAsia="黑体"/>
              </w:rPr>
              <w:t>10</w:t>
            </w:r>
            <w:r>
              <w:rPr>
                <w:rFonts w:eastAsia="黑体"/>
              </w:rPr>
              <w:t>）</w:t>
            </w:r>
          </w:p>
        </w:tc>
      </w:tr>
    </w:tbl>
    <w:p>
      <w:pPr>
        <w:rPr>
          <w:rFonts w:ascii="黑体" w:hAnsi="黑体" w:eastAsia="黑体"/>
        </w:rPr>
      </w:pPr>
      <w:r>
        <w:rPr>
          <w:rFonts w:hint="eastAsia" w:ascii="黑体" w:hAnsi="黑体" w:eastAsia="黑体"/>
        </w:rPr>
        <w:t>S</w:t>
      </w:r>
      <w:r>
        <w:rPr>
          <w:rFonts w:ascii="黑体" w:hAnsi="黑体" w:eastAsia="黑体"/>
        </w:rPr>
        <w:t xml:space="preserve">TEP </w:t>
      </w:r>
      <w:r>
        <w:rPr>
          <w:rFonts w:hint="eastAsia" w:ascii="黑体" w:hAnsi="黑体" w:eastAsia="黑体"/>
        </w:rPr>
        <w:t>2</w:t>
      </w:r>
      <w:r>
        <w:rPr>
          <w:rFonts w:ascii="黑体" w:hAnsi="黑体" w:eastAsia="黑体"/>
        </w:rPr>
        <w:t>:</w:t>
      </w:r>
      <w:commentRangeStart w:id="36"/>
      <w:r>
        <w:rPr>
          <w:rFonts w:hint="eastAsia" w:ascii="黑体" w:hAnsi="黑体" w:eastAsia="黑体"/>
        </w:rPr>
        <w:t>考虑特殊情况</w:t>
      </w:r>
      <w:commentRangeEnd w:id="36"/>
      <w:r>
        <w:commentReference w:id="36"/>
      </w:r>
    </w:p>
    <w:p>
      <w:pPr>
        <w:ind w:firstLine="480" w:firstLineChars="200"/>
        <w:rPr>
          <w:rFonts w:ascii="宋体" w:hAnsi="宋体"/>
        </w:rPr>
      </w:pPr>
      <w:r>
        <w:rPr>
          <w:rFonts w:hint="eastAsia" w:ascii="宋体" w:hAnsi="宋体"/>
        </w:rPr>
        <w:t>但考虑到蒙特卡洛的随机性，所以函数的两端1和趋近于0可能无法取到，这会在一定程度上影响我们结果的准确性，因此我们将两种极端情况单独分析：</w:t>
      </w:r>
    </w:p>
    <w:p>
      <w:pPr>
        <w:spacing w:line="440" w:lineRule="exact"/>
        <w:ind w:firstLine="480" w:firstLineChars="200"/>
        <w:rPr>
          <w:rFonts w:ascii="宋体" w:hAnsi="宋体"/>
        </w:rPr>
      </w:pPr>
      <w:r>
        <w:rPr>
          <w:rFonts w:hint="eastAsia" w:ascii="宋体" w:hAnsi="宋体"/>
        </w:rPr>
        <w:t>1）当</w:t>
      </w:r>
      <w:r>
        <w:rPr>
          <w:rFonts w:ascii="宋体" w:hAnsi="宋体"/>
          <w:position w:val="-12"/>
        </w:rPr>
        <w:object>
          <v:shape id="_x0000_i1085" o:spt="75" type="#_x0000_t75" style="height:18pt;width:29.4pt;" o:ole="t" filled="f" o:preferrelative="t" stroked="f" coordsize="21600,21600">
            <v:path/>
            <v:fill on="f" focussize="0,0"/>
            <v:stroke on="f" joinstyle="miter"/>
            <v:imagedata r:id="rId126" o:title=""/>
            <o:lock v:ext="edit" aspectratio="t"/>
            <w10:wrap type="none"/>
            <w10:anchorlock/>
          </v:shape>
          <o:OLEObject Type="Embed" ProgID="Equation.AxMath" ShapeID="_x0000_i1085" DrawAspect="Content" ObjectID="_1468075786" r:id="rId125">
            <o:LockedField>false</o:LockedField>
          </o:OLEObject>
        </w:object>
      </w:r>
      <w:r>
        <w:rPr>
          <w:rFonts w:hint="eastAsia" w:ascii="宋体" w:hAnsi="宋体"/>
        </w:rPr>
        <w:t>时，即攻击了网络中全部的节点，此时</w:t>
      </w:r>
      <w:r>
        <w:rPr>
          <w:rFonts w:ascii="宋体" w:hAnsi="宋体"/>
          <w:position w:val="-12"/>
        </w:rPr>
        <w:object>
          <v:shape id="_x0000_i1086" o:spt="75" type="#_x0000_t75" style="height:18.6pt;width:43.8pt;" o:ole="t" filled="f" o:preferrelative="t" stroked="f" coordsize="21600,21600">
            <v:path/>
            <v:fill on="f" focussize="0,0"/>
            <v:stroke on="f" joinstyle="miter"/>
            <v:imagedata r:id="rId128" o:title=""/>
            <o:lock v:ext="edit" aspectratio="t"/>
            <w10:wrap type="none"/>
            <w10:anchorlock/>
          </v:shape>
          <o:OLEObject Type="Embed" ProgID="Equation.AxMath" ShapeID="_x0000_i1086" DrawAspect="Content" ObjectID="_1468075787" r:id="rId127">
            <o:LockedField>false</o:LockedField>
          </o:OLEObject>
        </w:object>
      </w:r>
      <w:r>
        <w:rPr>
          <w:rFonts w:hint="eastAsia" w:ascii="宋体" w:hAnsi="宋体"/>
        </w:rPr>
        <w:t>，所有节点都是孤立的。因此，最大相互连通集团的节点数与总节点数的比例</w:t>
      </w:r>
      <w:r>
        <w:rPr>
          <w:rFonts w:ascii="宋体" w:hAnsi="宋体"/>
          <w:position w:val="-12"/>
        </w:rPr>
        <w:object>
          <v:shape id="_x0000_i1087" o:spt="75" type="#_x0000_t75" style="height:18pt;width:31.2pt;" o:ole="t" filled="f" o:preferrelative="t" stroked="f" coordsize="21600,21600">
            <v:path/>
            <v:fill on="f" focussize="0,0"/>
            <v:stroke on="f" joinstyle="miter"/>
            <v:imagedata r:id="rId130" o:title=""/>
            <o:lock v:ext="edit" aspectratio="t"/>
            <w10:wrap type="none"/>
            <w10:anchorlock/>
          </v:shape>
          <o:OLEObject Type="Embed" ProgID="Equation.AxMath" ShapeID="_x0000_i1087" DrawAspect="Content" ObjectID="_1468075788" r:id="rId129">
            <o:LockedField>false</o:LockedField>
          </o:OLEObject>
        </w:object>
      </w:r>
      <w:r>
        <w:rPr>
          <w:rFonts w:hint="eastAsia" w:ascii="宋体" w:hAnsi="宋体"/>
        </w:rPr>
        <w:t>。</w:t>
      </w:r>
    </w:p>
    <w:p>
      <w:pPr>
        <w:spacing w:line="440" w:lineRule="exact"/>
        <w:ind w:firstLine="480" w:firstLineChars="200"/>
        <w:rPr>
          <w:rFonts w:ascii="宋体" w:hAnsi="宋体"/>
        </w:rPr>
      </w:pPr>
      <w:r>
        <w:rPr>
          <w:rFonts w:hint="eastAsia" w:ascii="宋体" w:hAnsi="宋体"/>
        </w:rPr>
        <w:t>2）当</w:t>
      </w:r>
      <w:r>
        <w:rPr>
          <w:rFonts w:ascii="宋体" w:hAnsi="宋体"/>
          <w:position w:val="-12"/>
        </w:rPr>
        <w:object>
          <v:shape id="_x0000_i1088" o:spt="75" type="#_x0000_t75" style="height:18pt;width:31.2pt;" o:ole="t" filled="f" o:preferrelative="t" stroked="f" coordsize="21600,21600">
            <v:path/>
            <v:fill on="f" focussize="0,0"/>
            <v:stroke on="f" joinstyle="miter"/>
            <v:imagedata r:id="rId132" o:title=""/>
            <o:lock v:ext="edit" aspectratio="t"/>
            <w10:wrap type="none"/>
            <w10:anchorlock/>
          </v:shape>
          <o:OLEObject Type="Embed" ProgID="Equation.AxMath" ShapeID="_x0000_i1088" DrawAspect="Content" ObjectID="_1468075789" r:id="rId131">
            <o:LockedField>false</o:LockedField>
          </o:OLEObject>
        </w:object>
      </w:r>
      <w:r>
        <w:rPr>
          <w:rFonts w:hint="eastAsia" w:ascii="宋体" w:hAnsi="宋体"/>
        </w:rPr>
        <w:t>时，即不攻击网络中任何的点，此时</w:t>
      </w:r>
      <w:r>
        <w:rPr>
          <w:rFonts w:ascii="宋体" w:hAnsi="宋体"/>
          <w:position w:val="-12"/>
        </w:rPr>
        <w:object>
          <v:shape id="_x0000_i1089" o:spt="75" type="#_x0000_t75" style="height:18.6pt;width:67.2pt;" o:ole="t" filled="f" o:preferrelative="t" stroked="f" coordsize="21600,21600">
            <v:path/>
            <v:fill on="f" focussize="0,0"/>
            <v:stroke on="f" joinstyle="miter"/>
            <v:imagedata r:id="rId134" o:title=""/>
            <o:lock v:ext="edit" aspectratio="t"/>
            <w10:wrap type="none"/>
            <w10:anchorlock/>
          </v:shape>
          <o:OLEObject Type="Embed" ProgID="Equation.AxMath" ShapeID="_x0000_i1089" DrawAspect="Content" ObjectID="_1468075790" r:id="rId133">
            <o:LockedField>false</o:LockedField>
          </o:OLEObject>
        </w:object>
      </w:r>
      <w:r>
        <w:rPr>
          <w:rFonts w:hint="eastAsia" w:ascii="宋体" w:hAnsi="宋体"/>
        </w:rPr>
        <w:t>，网络是完全连通图，所有节点属于同一个连通集团。因此，最大相互连通集团的节点数与总节点数的比例</w:t>
      </w:r>
      <w:r>
        <w:rPr>
          <w:rFonts w:ascii="宋体" w:hAnsi="宋体"/>
          <w:position w:val="-12"/>
        </w:rPr>
        <w:object>
          <v:shape id="_x0000_i1090" o:spt="75" type="#_x0000_t75" style="height:18pt;width:28.8pt;" o:ole="t" filled="f" o:preferrelative="t" stroked="f" coordsize="21600,21600">
            <v:path/>
            <v:fill on="f" focussize="0,0"/>
            <v:stroke on="f" joinstyle="miter"/>
            <v:imagedata r:id="rId136" o:title=""/>
            <o:lock v:ext="edit" aspectratio="t"/>
            <w10:wrap type="none"/>
            <w10:anchorlock/>
          </v:shape>
          <o:OLEObject Type="Embed" ProgID="Equation.AxMath" ShapeID="_x0000_i1090" DrawAspect="Content" ObjectID="_1468075791" r:id="rId135">
            <o:LockedField>false</o:LockedField>
          </o:OLEObject>
        </w:object>
      </w:r>
      <w:r>
        <w:rPr>
          <w:rFonts w:hint="eastAsia" w:ascii="宋体" w:hAnsi="宋体"/>
        </w:rPr>
        <w:t>。</w:t>
      </w:r>
    </w:p>
    <w:p>
      <w:pPr>
        <w:rPr>
          <w:rFonts w:ascii="黑体" w:hAnsi="黑体" w:eastAsia="黑体"/>
        </w:rPr>
      </w:pPr>
      <w:r>
        <w:rPr>
          <w:rFonts w:hint="eastAsia" w:ascii="黑体" w:hAnsi="黑体" w:eastAsia="黑体"/>
        </w:rPr>
        <w:t>S</w:t>
      </w:r>
      <w:r>
        <w:rPr>
          <w:rFonts w:ascii="黑体" w:hAnsi="黑体" w:eastAsia="黑体"/>
        </w:rPr>
        <w:t xml:space="preserve">TEP </w:t>
      </w:r>
      <w:r>
        <w:rPr>
          <w:rFonts w:hint="eastAsia" w:ascii="黑体" w:hAnsi="黑体" w:eastAsia="黑体"/>
        </w:rPr>
        <w:t>3</w:t>
      </w:r>
      <w:r>
        <w:rPr>
          <w:rFonts w:ascii="黑体" w:hAnsi="黑体" w:eastAsia="黑体"/>
        </w:rPr>
        <w:t>:</w:t>
      </w:r>
      <w:r>
        <w:rPr>
          <w:rFonts w:hint="eastAsia" w:ascii="黑体" w:hAnsi="黑体" w:eastAsia="黑体"/>
        </w:rPr>
        <w:t>产生随机数p</w:t>
      </w:r>
    </w:p>
    <w:p>
      <w:pPr>
        <w:ind w:firstLine="480" w:firstLineChars="200"/>
        <w:rPr>
          <w:rFonts w:ascii="宋体" w:hAnsi="宋体"/>
        </w:rPr>
      </w:pPr>
      <w:r>
        <w:rPr>
          <w:rFonts w:hint="eastAsia" w:ascii="宋体" w:hAnsi="宋体"/>
        </w:rPr>
        <w:t>根据建立的概率模型，根据随机抽样方法产生50个随机数p。</w:t>
      </w:r>
    </w:p>
    <w:p>
      <w:pPr>
        <w:rPr>
          <w:rFonts w:ascii="黑体" w:hAnsi="黑体" w:eastAsia="黑体"/>
        </w:rPr>
      </w:pPr>
      <w:r>
        <w:rPr>
          <w:rFonts w:hint="eastAsia" w:ascii="黑体" w:hAnsi="黑体" w:eastAsia="黑体"/>
        </w:rPr>
        <w:t>S</w:t>
      </w:r>
      <w:r>
        <w:rPr>
          <w:rFonts w:ascii="黑体" w:hAnsi="黑体" w:eastAsia="黑体"/>
        </w:rPr>
        <w:t xml:space="preserve">TEP </w:t>
      </w:r>
      <w:r>
        <w:rPr>
          <w:rFonts w:hint="eastAsia" w:ascii="黑体" w:hAnsi="黑体" w:eastAsia="黑体"/>
        </w:rPr>
        <w:t>4</w:t>
      </w:r>
      <w:r>
        <w:rPr>
          <w:rFonts w:ascii="黑体" w:hAnsi="黑体" w:eastAsia="黑体"/>
        </w:rPr>
        <w:t>:</w:t>
      </w:r>
      <w:r>
        <w:rPr>
          <w:rFonts w:hint="eastAsia" w:ascii="黑体" w:hAnsi="黑体" w:eastAsia="黑体"/>
        </w:rPr>
        <w:t>对每个p</w:t>
      </w:r>
      <w:r>
        <w:rPr>
          <w:rFonts w:ascii="黑体" w:hAnsi="黑体" w:eastAsia="黑体"/>
        </w:rPr>
        <w:t>N</w:t>
      </w:r>
      <w:r>
        <w:rPr>
          <w:rFonts w:hint="eastAsia" w:ascii="黑体" w:hAnsi="黑体" w:eastAsia="黑体"/>
        </w:rPr>
        <w:t>完成100次随机选点攻击</w:t>
      </w:r>
    </w:p>
    <w:p>
      <w:pPr>
        <w:ind w:firstLine="480" w:firstLineChars="200"/>
        <w:rPr>
          <w:rFonts w:ascii="宋体" w:hAnsi="宋体"/>
        </w:rPr>
      </w:pPr>
      <w:r>
        <w:rPr>
          <w:rFonts w:hint="eastAsia" w:ascii="宋体" w:hAnsi="宋体"/>
        </w:rPr>
        <w:t>因为问题二要研究的是被攻击节点占总节点数比例与最终最大相互连通集团的节点数占总节点数比例的关系，但是考虑到同一数目的不同被攻击节点对于级联失效的影响也不同，所以我们对于每一个p利用蒙特卡洛模拟法分别进行100次被攻击的节点选择，然后求其均值，这样就能够基本排除节点自身属性不同的影响，较准确地反应p与r纯粹数值间的关系。</w:t>
      </w:r>
      <w:r>
        <w:commentReference w:id="37"/>
      </w:r>
    </w:p>
    <w:p>
      <w:pPr>
        <w:pStyle w:val="18"/>
        <w:spacing w:after="156"/>
        <w:outlineLvl w:val="2"/>
        <w:rPr>
          <w:rFonts w:ascii="黑体" w:hAnsi="黑体"/>
        </w:rPr>
      </w:pPr>
      <w:r>
        <w:rPr>
          <w:rFonts w:hint="eastAsia" w:ascii="黑体" w:hAnsi="黑体"/>
        </w:rPr>
        <w:t>5.2.3</w:t>
      </w:r>
      <w:r>
        <w:rPr>
          <w:rFonts w:ascii="黑体" w:hAnsi="黑体"/>
        </w:rPr>
        <w:t xml:space="preserve"> </w:t>
      </w:r>
      <w:commentRangeStart w:id="38"/>
      <w:r>
        <w:rPr>
          <w:rFonts w:hint="eastAsia" w:ascii="黑体" w:hAnsi="黑体"/>
        </w:rPr>
        <w:t>利用</w:t>
      </w:r>
      <w:r>
        <w:rPr>
          <w:rFonts w:ascii="黑体" w:hAnsi="黑体"/>
        </w:rPr>
        <w:t>M</w:t>
      </w:r>
      <w:r>
        <w:rPr>
          <w:rFonts w:hint="eastAsia" w:ascii="黑体" w:hAnsi="黑体"/>
        </w:rPr>
        <w:t>atlab确定被攻击点数比例</w:t>
      </w:r>
      <w:commentRangeEnd w:id="38"/>
      <w:r>
        <w:commentReference w:id="38"/>
      </w:r>
    </w:p>
    <w:p>
      <w:pPr>
        <w:pStyle w:val="18"/>
        <w:spacing w:after="156"/>
        <w:rPr>
          <w:rFonts w:ascii="宋体" w:hAnsi="宋体" w:eastAsia="宋体"/>
        </w:rPr>
      </w:pPr>
      <w:r>
        <w:rPr>
          <w:rFonts w:hint="eastAsia" w:ascii="宋体" w:hAnsi="宋体" w:eastAsia="宋体"/>
        </w:rPr>
        <w:t>（1）确定被攻击节点数</w:t>
      </w:r>
    </w:p>
    <w:p>
      <w:pPr>
        <w:pStyle w:val="18"/>
        <w:spacing w:after="156"/>
        <w:ind w:firstLine="480" w:firstLineChars="200"/>
        <w:rPr>
          <w:rFonts w:ascii="宋体" w:hAnsi="宋体" w:eastAsia="宋体"/>
        </w:rPr>
      </w:pPr>
      <w:r>
        <w:rPr>
          <w:rFonts w:hint="eastAsia" w:ascii="宋体" w:hAnsi="宋体" w:eastAsia="宋体"/>
        </w:rPr>
        <w:t>根据多次实验，我们认为生成随机的50个p便能描绘出较为平滑的p、r关系图,因此确定模拟次数为50。计算机模拟为问题求解提供了较好的选择，各种分布的随机数可以由Matlab软件通过编程直接产生。我们利用Matlab中Randperm函数，完成不重复的重排采样，即得到50个服从</w:t>
      </w:r>
      <w:r>
        <w:rPr>
          <w:rFonts w:ascii="宋体" w:hAnsi="宋体" w:eastAsia="宋体"/>
        </w:rPr>
        <w:t>(0,1)</w:t>
      </w:r>
      <w:r>
        <w:rPr>
          <w:rFonts w:hint="eastAsia" w:ascii="宋体" w:hAnsi="宋体" w:eastAsia="宋体"/>
        </w:rPr>
        <w:t>均匀分布的随机数p。</w:t>
      </w:r>
    </w:p>
    <w:p>
      <w:pPr>
        <w:pStyle w:val="18"/>
        <w:spacing w:after="156"/>
        <w:rPr>
          <w:rFonts w:ascii="宋体" w:hAnsi="宋体" w:eastAsia="宋体"/>
        </w:rPr>
      </w:pPr>
      <w:r>
        <w:rPr>
          <w:rFonts w:hint="eastAsia" w:ascii="宋体" w:hAnsi="宋体" w:eastAsia="宋体"/>
        </w:rPr>
        <w:t>（2）产生随机数</w:t>
      </w:r>
    </w:p>
    <w:p>
      <w:pPr>
        <w:pStyle w:val="18"/>
        <w:spacing w:after="156"/>
        <w:ind w:firstLine="480" w:firstLineChars="200"/>
        <w:rPr>
          <w:rFonts w:ascii="宋体" w:hAnsi="宋体" w:eastAsia="宋体"/>
        </w:rPr>
      </w:pPr>
      <w:r>
        <w:rPr>
          <w:rFonts w:hint="eastAsia" w:ascii="宋体" w:hAnsi="宋体" w:eastAsia="宋体"/>
        </w:rPr>
        <w:t>由于我们只知道随机变量的取值在(</w:t>
      </w:r>
      <w:r>
        <w:rPr>
          <w:rFonts w:ascii="宋体" w:hAnsi="宋体" w:eastAsia="宋体"/>
        </w:rPr>
        <w:t>0,1)</w:t>
      </w:r>
      <w:r>
        <w:rPr>
          <w:rFonts w:hint="eastAsia" w:ascii="宋体" w:hAnsi="宋体" w:eastAsia="宋体"/>
        </w:rPr>
        <w:t>，但不知它在何处出现的概率小，也不知在何处出现的概率大，所以，我们用U（a,b）来模拟它。利用Matlab随机选取了</w:t>
      </w:r>
      <w:r>
        <w:rPr>
          <w:rFonts w:ascii="Cambria Math" w:hAnsi="Cambria Math" w:eastAsia="宋体" w:cs="Cambria Math"/>
        </w:rPr>
        <w:t>𝑡</w:t>
      </w:r>
      <w:r>
        <w:rPr>
          <w:rFonts w:hint="eastAsia" w:ascii="宋体" w:hAnsi="宋体" w:eastAsia="宋体"/>
        </w:rPr>
        <w:t>1,</w:t>
      </w:r>
      <w:r>
        <w:rPr>
          <w:rFonts w:ascii="Cambria Math" w:hAnsi="Cambria Math" w:eastAsia="宋体" w:cs="Cambria Math"/>
        </w:rPr>
        <w:t>𝑡</w:t>
      </w:r>
      <w:r>
        <w:rPr>
          <w:rFonts w:hint="eastAsia" w:ascii="宋体" w:hAnsi="宋体" w:eastAsia="宋体"/>
        </w:rPr>
        <w:t>2…</w:t>
      </w:r>
      <w:r>
        <w:rPr>
          <w:rFonts w:ascii="Cambria Math" w:hAnsi="Cambria Math" w:eastAsia="宋体" w:cs="Cambria Math"/>
        </w:rPr>
        <w:t>𝑡𝑖</w:t>
      </w:r>
      <w:r>
        <w:rPr>
          <w:rFonts w:hint="eastAsia" w:ascii="宋体" w:hAnsi="宋体" w:eastAsia="宋体"/>
        </w:rPr>
        <w:t>个随机数，这些随机数服从(</w:t>
      </w:r>
      <w:r>
        <w:rPr>
          <w:rFonts w:ascii="宋体" w:hAnsi="宋体" w:eastAsia="宋体"/>
        </w:rPr>
        <w:t>0,1)</w:t>
      </w:r>
      <w:r>
        <w:rPr>
          <w:rFonts w:hint="eastAsia" w:ascii="宋体" w:hAnsi="宋体" w:eastAsia="宋体"/>
        </w:rPr>
        <w:t>的均匀分布。</w:t>
      </w:r>
      <w:r>
        <w:rPr>
          <w:rFonts w:ascii="宋体" w:hAnsi="宋体" w:eastAsia="宋体"/>
        </w:rPr>
        <w:t xml:space="preserve"> </w:t>
      </w:r>
    </w:p>
    <w:p>
      <w:pPr>
        <w:pStyle w:val="18"/>
        <w:spacing w:after="0" w:afterLines="0" w:line="240" w:lineRule="atLeast"/>
        <w:outlineLvl w:val="2"/>
        <w:rPr>
          <w:rFonts w:ascii="黑体" w:hAnsi="黑体"/>
        </w:rPr>
      </w:pPr>
      <w:r>
        <w:rPr>
          <w:rFonts w:hint="eastAsia" w:ascii="黑体" w:hAnsi="黑体"/>
        </w:rPr>
        <w:t>5.2.4</w:t>
      </w:r>
      <w:r>
        <w:rPr>
          <w:rFonts w:ascii="黑体" w:hAnsi="黑体"/>
        </w:rPr>
        <w:t xml:space="preserve"> </w:t>
      </w:r>
      <w:r>
        <w:rPr>
          <w:rFonts w:hint="eastAsia" w:ascii="黑体" w:hAnsi="黑体"/>
        </w:rPr>
        <w:t>模型结果与分析</w:t>
      </w:r>
    </w:p>
    <w:p>
      <w:pPr>
        <w:jc w:val="center"/>
        <w:rPr>
          <w:rFonts w:ascii="宋体" w:hAnsi="宋体"/>
        </w:rPr>
      </w:pPr>
      <w:r>
        <w:rPr>
          <w:rFonts w:ascii="宋体" w:hAnsi="宋体"/>
        </w:rPr>
        <w:drawing>
          <wp:inline distT="0" distB="0" distL="0" distR="0">
            <wp:extent cx="2438400" cy="1828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a:xfrm>
                      <a:off x="0" y="0"/>
                      <a:ext cx="2579663" cy="1934678"/>
                    </a:xfrm>
                    <a:prstGeom prst="rect">
                      <a:avLst/>
                    </a:prstGeom>
                    <a:noFill/>
                  </pic:spPr>
                </pic:pic>
              </a:graphicData>
            </a:graphic>
          </wp:inline>
        </w:drawing>
      </w:r>
    </w:p>
    <w:p>
      <w:pPr>
        <w:jc w:val="center"/>
        <w:rPr>
          <w:rFonts w:ascii="宋体" w:hAnsi="宋体"/>
        </w:rPr>
      </w:pPr>
      <w:r>
        <w:rPr>
          <w:rFonts w:hint="eastAsia" w:ascii="宋体" w:hAnsi="宋体"/>
        </w:rPr>
        <w:t>图5-4</w:t>
      </w:r>
      <w:commentRangeStart w:id="39"/>
      <w:r>
        <w:rPr>
          <w:rFonts w:ascii="宋体" w:hAnsi="宋体"/>
        </w:rPr>
        <w:t xml:space="preserve"> </w:t>
      </w:r>
      <w:r>
        <w:rPr>
          <w:rFonts w:hint="eastAsia" w:ascii="宋体" w:hAnsi="宋体"/>
        </w:rPr>
        <w:t>问题二结果图</w:t>
      </w:r>
      <w:commentRangeEnd w:id="39"/>
      <w:r>
        <w:commentReference w:id="39"/>
      </w:r>
      <w:r>
        <w:rPr>
          <w:rFonts w:hint="eastAsia" w:ascii="宋体" w:hAnsi="宋体"/>
        </w:rPr>
        <w:t>（data</w:t>
      </w:r>
      <w:r>
        <w:rPr>
          <w:rFonts w:ascii="宋体" w:hAnsi="宋体"/>
        </w:rPr>
        <w:t xml:space="preserve"> </w:t>
      </w:r>
      <w:r>
        <w:rPr>
          <w:rFonts w:hint="eastAsia" w:ascii="宋体" w:hAnsi="宋体"/>
        </w:rPr>
        <w:t>4）</w:t>
      </w:r>
    </w:p>
    <w:p>
      <w:pPr>
        <w:spacing w:line="440" w:lineRule="exact"/>
        <w:ind w:firstLine="480" w:firstLineChars="200"/>
        <w:rPr>
          <w:rFonts w:ascii="宋体" w:hAnsi="宋体"/>
        </w:rPr>
      </w:pPr>
      <w:r>
        <w:rPr>
          <w:rFonts w:hint="eastAsia" w:ascii="宋体" w:hAnsi="宋体"/>
        </w:rPr>
        <w:t>如图所示为所选网络data4的</w:t>
      </w:r>
      <w:commentRangeStart w:id="40"/>
      <w:r>
        <w:rPr>
          <w:rFonts w:hint="eastAsia" w:ascii="宋体" w:hAnsi="宋体"/>
        </w:rPr>
        <w:t>p-r</w:t>
      </w:r>
      <w:commentRangeEnd w:id="40"/>
      <w:r>
        <w:commentReference w:id="40"/>
      </w:r>
      <w:r>
        <w:rPr>
          <w:rFonts w:hint="eastAsia" w:ascii="宋体" w:hAnsi="宋体"/>
        </w:rPr>
        <w:t>均值关系图，从图中可以看出，当</w:t>
      </w:r>
      <w:r>
        <w:rPr>
          <w:rFonts w:ascii="宋体" w:hAnsi="宋体"/>
          <w:position w:val="-12"/>
        </w:rPr>
        <w:object>
          <v:shape id="_x0000_i1091" o:spt="75" type="#_x0000_t75" style="height:18pt;width:76.8pt;" o:ole="t" filled="f" o:preferrelative="t" stroked="f" coordsize="21600,21600">
            <v:path/>
            <v:fill on="f" focussize="0,0"/>
            <v:stroke on="f" joinstyle="miter"/>
            <v:imagedata r:id="rId139" o:title=""/>
            <o:lock v:ext="edit" aspectratio="t"/>
            <w10:wrap type="none"/>
            <w10:anchorlock/>
          </v:shape>
          <o:OLEObject Type="Embed" ProgID="Equation.AxMath" ShapeID="_x0000_i1091" DrawAspect="Content" ObjectID="_1468075792" r:id="rId138">
            <o:LockedField>false</o:LockedField>
          </o:OLEObject>
        </w:object>
      </w:r>
      <w:r>
        <w:rPr>
          <w:rFonts w:hint="eastAsia" w:ascii="宋体" w:hAnsi="宋体"/>
        </w:rPr>
        <w:t>时，r趋近于0，即节点间的链接几乎全被破坏，说明data4网络的攻击阈值位于区间(0.5</w:t>
      </w:r>
      <w:r>
        <w:rPr>
          <w:rFonts w:ascii="宋体" w:hAnsi="宋体"/>
        </w:rPr>
        <w:t>,</w:t>
      </w:r>
      <w:r>
        <w:rPr>
          <w:rFonts w:hint="eastAsia" w:ascii="宋体" w:hAnsi="宋体"/>
        </w:rPr>
        <w:t>0.6)。图中p-r曲线在区间(</w:t>
      </w:r>
      <w:r>
        <w:rPr>
          <w:rFonts w:ascii="宋体" w:hAnsi="宋体"/>
        </w:rPr>
        <w:t>0,0.3)</w:t>
      </w:r>
      <w:r>
        <w:rPr>
          <w:rFonts w:hint="eastAsia" w:ascii="宋体" w:hAnsi="宋体"/>
        </w:rPr>
        <w:t>斜率绝对值大，r值急剧下降，说明网络data4级联抗毁性差，容易引起大范围的级联失效故障。</w:t>
      </w:r>
    </w:p>
    <w:p>
      <w:pPr>
        <w:pStyle w:val="17"/>
        <w:spacing w:before="156" w:beforeLines="50"/>
        <w:outlineLvl w:val="1"/>
        <w:rPr>
          <w:rFonts w:ascii="黑体" w:hAnsi="黑体"/>
        </w:rPr>
      </w:pPr>
      <w:r>
        <w:rPr>
          <w:rFonts w:hint="eastAsia" w:ascii="黑体" w:hAnsi="黑体"/>
        </w:rPr>
        <w:t>5.3</w:t>
      </w:r>
      <w:r>
        <w:rPr>
          <w:rFonts w:ascii="黑体" w:hAnsi="黑体"/>
        </w:rPr>
        <w:t xml:space="preserve"> </w:t>
      </w:r>
      <w:r>
        <w:rPr>
          <w:rFonts w:hint="eastAsia" w:ascii="黑体" w:hAnsi="黑体"/>
        </w:rPr>
        <w:t>问题三的模型建立与求解</w:t>
      </w:r>
    </w:p>
    <w:p>
      <w:pPr>
        <w:pStyle w:val="18"/>
        <w:spacing w:after="156"/>
        <w:outlineLvl w:val="2"/>
        <w:rPr>
          <w:rFonts w:ascii="黑体" w:hAnsi="黑体"/>
        </w:rPr>
      </w:pPr>
      <w:r>
        <w:rPr>
          <w:rFonts w:hint="eastAsia" w:ascii="黑体" w:hAnsi="黑体"/>
        </w:rPr>
        <w:t>5.3.1参数定义</w:t>
      </w:r>
    </w:p>
    <w:p>
      <w:pPr>
        <w:pStyle w:val="18"/>
        <w:spacing w:after="156"/>
        <w:ind w:firstLine="480" w:firstLineChars="200"/>
        <w:rPr>
          <w:rFonts w:ascii="宋体" w:hAnsi="宋体" w:eastAsia="宋体"/>
        </w:rPr>
      </w:pPr>
      <w:bookmarkStart w:id="10" w:name="_Hlk43137589"/>
      <w:r>
        <w:rPr>
          <w:rFonts w:hint="eastAsia" w:ascii="宋体" w:hAnsi="宋体" w:eastAsia="宋体"/>
        </w:rPr>
        <w:t>为了研究被攻击节点选择策略的最优化问题，我们将不再采用节点一次全部攻击的方式，而是一次次的攻击当前最优的节点，并通过严格执行其他约束条件，来达到最优化的目标。</w:t>
      </w:r>
    </w:p>
    <w:p>
      <w:pPr>
        <w:pStyle w:val="18"/>
        <w:spacing w:after="156"/>
        <w:ind w:firstLine="480" w:firstLineChars="200"/>
        <w:rPr>
          <w:rFonts w:ascii="宋体" w:hAnsi="宋体" w:eastAsia="宋体"/>
        </w:rPr>
      </w:pPr>
      <w:r>
        <w:rPr>
          <w:rFonts w:hint="eastAsia" w:ascii="宋体" w:hAnsi="宋体" w:eastAsia="宋体"/>
        </w:rPr>
        <w:t>具体表现：被攻击节点的选择是以最终最大相互连通集团的节点数量g最少为原则，从这一角度出发我们全面地选取度大、关键位置、最大连团为节点选择原则。根据这些原则，每攻击一次，通过计算来判定剩余各节点的的优先级，选择每一选择点的最优状态作为攻击节点，以达到整体的相对最优状态，实现高效率。以下是我们设定的节点优先攻击的准则：</w:t>
      </w:r>
    </w:p>
    <w:bookmarkEnd w:id="10"/>
    <w:p>
      <w:pPr>
        <w:pStyle w:val="18"/>
        <w:spacing w:after="156"/>
        <w:ind w:firstLine="480" w:firstLineChars="200"/>
        <w:rPr>
          <w:rFonts w:ascii="宋体" w:hAnsi="宋体" w:eastAsia="宋体"/>
        </w:rPr>
      </w:pPr>
      <w:commentRangeStart w:id="41"/>
      <w:r>
        <w:rPr>
          <w:rFonts w:hint="eastAsia" w:ascii="宋体" w:hAnsi="宋体" w:eastAsia="宋体"/>
        </w:rPr>
        <w:t>（1）度大原则</w:t>
      </w:r>
    </w:p>
    <w:p>
      <w:pPr>
        <w:pStyle w:val="18"/>
        <w:spacing w:after="156"/>
        <w:ind w:firstLine="480" w:firstLineChars="200"/>
        <w:rPr>
          <w:rFonts w:ascii="宋体" w:hAnsi="宋体" w:eastAsia="宋体"/>
        </w:rPr>
      </w:pPr>
      <w:r>
        <w:rPr>
          <w:rFonts w:hint="eastAsia" w:ascii="宋体" w:hAnsi="宋体" w:eastAsia="宋体"/>
        </w:rPr>
        <w:t>度大节点是与其他节点链接更密切的节点，若该类点遭到攻击破坏，那么整个网络势必发生强烈的级联失效现象，因此我们设立度大原则来为度大节点提高优先级。每当到达一个选择时刻，通过计算各节点的度数作为优先级评定的标准之一。以k</w:t>
      </w:r>
      <w:r>
        <w:rPr>
          <w:rFonts w:hint="eastAsia" w:ascii="宋体" w:hAnsi="宋体" w:eastAsia="宋体"/>
          <w:vertAlign w:val="subscript"/>
        </w:rPr>
        <w:t>i</w:t>
      </w:r>
      <w:r>
        <w:rPr>
          <w:rFonts w:hint="eastAsia" w:ascii="宋体" w:hAnsi="宋体" w:eastAsia="宋体"/>
        </w:rPr>
        <w:t>（i=1，</w:t>
      </w:r>
      <w:r>
        <w:rPr>
          <w:rFonts w:ascii="宋体" w:hAnsi="宋体" w:eastAsia="宋体"/>
        </w:rPr>
        <w:t>…,N</w:t>
      </w:r>
      <w:r>
        <w:rPr>
          <w:rFonts w:hint="eastAsia" w:ascii="宋体" w:hAnsi="宋体" w:eastAsia="宋体"/>
        </w:rPr>
        <w:t>）表示第i个节点的度数。示意图如下：</w:t>
      </w:r>
    </w:p>
    <w:p>
      <w:pPr>
        <w:pStyle w:val="18"/>
        <w:spacing w:after="156"/>
        <w:jc w:val="center"/>
        <w:rPr>
          <w:rFonts w:ascii="宋体" w:hAnsi="宋体"/>
        </w:rPr>
      </w:pPr>
      <w:r>
        <w:rPr>
          <w:rFonts w:ascii="宋体" w:hAnsi="宋体"/>
        </w:rPr>
        <w:object>
          <v:shape id="_x0000_i1092" o:spt="75" type="#_x0000_t75" style="height:125.4pt;width:127.2pt;" o:ole="t" filled="f" o:preferrelative="t" stroked="f" coordsize="21600,21600">
            <v:path/>
            <v:fill on="f" focussize="0,0"/>
            <v:stroke on="f" joinstyle="miter"/>
            <v:imagedata r:id="rId141" o:title=""/>
            <o:lock v:ext="edit" aspectratio="t"/>
            <w10:wrap type="none"/>
            <w10:anchorlock/>
          </v:shape>
          <o:OLEObject Type="Embed" ProgID="AxGlyph.Document" ShapeID="_x0000_i1092" DrawAspect="Content" ObjectID="_1468075793" r:id="rId140">
            <o:LockedField>false</o:LockedField>
          </o:OLEObject>
        </w:object>
      </w:r>
    </w:p>
    <w:p>
      <w:pPr>
        <w:pStyle w:val="18"/>
        <w:spacing w:after="156"/>
        <w:jc w:val="center"/>
        <w:rPr>
          <w:rFonts w:ascii="宋体" w:hAnsi="宋体" w:eastAsia="宋体"/>
        </w:rPr>
      </w:pPr>
      <w:r>
        <w:rPr>
          <w:rFonts w:hint="eastAsia" w:ascii="宋体" w:hAnsi="宋体" w:eastAsia="宋体"/>
        </w:rPr>
        <w:t>图5-5</w:t>
      </w:r>
      <w:r>
        <w:rPr>
          <w:rFonts w:ascii="宋体" w:hAnsi="宋体" w:eastAsia="宋体"/>
        </w:rPr>
        <w:t xml:space="preserve"> </w:t>
      </w:r>
      <w:r>
        <w:rPr>
          <w:rFonts w:hint="eastAsia" w:ascii="宋体" w:hAnsi="宋体" w:eastAsia="宋体"/>
        </w:rPr>
        <w:t>度大原则示意图</w:t>
      </w:r>
    </w:p>
    <w:p>
      <w:pPr>
        <w:pStyle w:val="18"/>
        <w:spacing w:after="156"/>
        <w:ind w:firstLine="480" w:firstLineChars="200"/>
        <w:rPr>
          <w:rFonts w:ascii="宋体" w:hAnsi="宋体" w:eastAsia="宋体"/>
        </w:rPr>
      </w:pPr>
      <w:r>
        <w:rPr>
          <w:rFonts w:hint="eastAsia" w:ascii="宋体" w:hAnsi="宋体" w:eastAsia="宋体"/>
        </w:rPr>
        <w:t>（2）关键位置原则</w:t>
      </w:r>
    </w:p>
    <w:p>
      <w:pPr>
        <w:pStyle w:val="18"/>
        <w:spacing w:after="156"/>
        <w:ind w:firstLine="480" w:firstLineChars="200"/>
        <w:rPr>
          <w:rFonts w:ascii="宋体" w:hAnsi="宋体" w:eastAsia="宋体"/>
        </w:rPr>
      </w:pPr>
      <w:r>
        <w:rPr>
          <w:rFonts w:hint="eastAsia" w:ascii="宋体" w:hAnsi="宋体" w:eastAsia="宋体"/>
        </w:rPr>
        <w:t>设定了节点的数值（度）与选择优先相关准则后，我们发现，存在一些度小但处在关键位置的节点也应该优先删除，即此时删除关键位置节点比删除度大定点效率更高。示意图如下：</w:t>
      </w:r>
    </w:p>
    <w:p>
      <w:pPr>
        <w:pStyle w:val="18"/>
        <w:spacing w:after="156"/>
        <w:jc w:val="center"/>
        <w:rPr>
          <w:rFonts w:ascii="宋体" w:hAnsi="宋体"/>
        </w:rPr>
      </w:pPr>
      <w:r>
        <w:rPr>
          <w:rFonts w:ascii="宋体" w:hAnsi="宋体"/>
        </w:rPr>
        <w:object>
          <v:shape id="_x0000_i1093" o:spt="75" type="#_x0000_t75" style="height:168.6pt;width:114.6pt;" o:ole="t" filled="f" o:preferrelative="t" stroked="f" coordsize="21600,21600">
            <v:path/>
            <v:fill on="f" focussize="0,0"/>
            <v:stroke on="f" joinstyle="miter"/>
            <v:imagedata r:id="rId143" o:title=""/>
            <o:lock v:ext="edit" aspectratio="t"/>
            <w10:wrap type="none"/>
            <w10:anchorlock/>
          </v:shape>
          <o:OLEObject Type="Embed" ProgID="AxGlyph.Document" ShapeID="_x0000_i1093" DrawAspect="Content" ObjectID="_1468075794" r:id="rId142">
            <o:LockedField>false</o:LockedField>
          </o:OLEObject>
        </w:object>
      </w:r>
    </w:p>
    <w:p>
      <w:pPr>
        <w:pStyle w:val="18"/>
        <w:spacing w:after="156"/>
        <w:jc w:val="center"/>
        <w:rPr>
          <w:rFonts w:ascii="宋体" w:hAnsi="宋体" w:eastAsia="宋体"/>
        </w:rPr>
      </w:pPr>
      <w:r>
        <w:rPr>
          <w:rFonts w:hint="eastAsia" w:ascii="宋体" w:hAnsi="宋体" w:eastAsia="宋体"/>
        </w:rPr>
        <w:t>图5-6</w:t>
      </w:r>
      <w:r>
        <w:rPr>
          <w:rFonts w:ascii="宋体" w:hAnsi="宋体" w:eastAsia="宋体"/>
        </w:rPr>
        <w:t xml:space="preserve"> </w:t>
      </w:r>
      <w:r>
        <w:rPr>
          <w:rFonts w:hint="eastAsia" w:ascii="宋体" w:hAnsi="宋体" w:eastAsia="宋体"/>
        </w:rPr>
        <w:t>关键位置原则示意图</w:t>
      </w:r>
    </w:p>
    <w:p>
      <w:pPr>
        <w:pStyle w:val="18"/>
        <w:spacing w:after="156"/>
        <w:ind w:firstLine="480" w:firstLineChars="200"/>
        <w:rPr>
          <w:rFonts w:ascii="宋体" w:hAnsi="宋体" w:eastAsia="宋体"/>
        </w:rPr>
      </w:pPr>
      <w:r>
        <w:rPr>
          <w:rFonts w:hint="eastAsia" w:ascii="宋体" w:hAnsi="宋体" w:eastAsia="宋体"/>
        </w:rPr>
        <w:t>（3）最大连团原则</w:t>
      </w:r>
    </w:p>
    <w:p>
      <w:pPr>
        <w:pStyle w:val="18"/>
        <w:spacing w:after="156"/>
        <w:ind w:firstLine="480" w:firstLineChars="200"/>
        <w:rPr>
          <w:rFonts w:ascii="宋体" w:hAnsi="宋体" w:eastAsia="宋体"/>
        </w:rPr>
      </w:pPr>
      <w:r>
        <w:rPr>
          <w:rFonts w:hint="eastAsia" w:ascii="宋体" w:hAnsi="宋体" w:eastAsia="宋体"/>
        </w:rPr>
        <w:t>随机攻击的最终目标就是使得网络中最大的连通集团数所含节点数最少，那么我们总是优先攻击最大连通集团中的节点。当选择被攻击节点时，总是先识别出当前网络中最大的连通集团，并对该连通集团进行选点攻击。</w:t>
      </w:r>
    </w:p>
    <w:p>
      <w:pPr>
        <w:pStyle w:val="18"/>
        <w:spacing w:after="156"/>
        <w:jc w:val="center"/>
        <w:rPr>
          <w:rFonts w:ascii="宋体" w:hAnsi="宋体"/>
        </w:rPr>
      </w:pPr>
      <w:r>
        <w:rPr>
          <w:rFonts w:ascii="宋体" w:hAnsi="宋体"/>
        </w:rPr>
        <w:object>
          <v:shape id="_x0000_i1094" o:spt="75" type="#_x0000_t75" style="height:165pt;width:63.6pt;" o:ole="t" filled="f" o:preferrelative="t" stroked="f" coordsize="21600,21600">
            <v:path/>
            <v:fill on="f" focussize="0,0"/>
            <v:stroke on="f" joinstyle="miter"/>
            <v:imagedata r:id="rId145" o:title=""/>
            <o:lock v:ext="edit" aspectratio="t"/>
            <w10:wrap type="none"/>
            <w10:anchorlock/>
          </v:shape>
          <o:OLEObject Type="Embed" ProgID="AxGlyph.Document" ShapeID="_x0000_i1094" DrawAspect="Content" ObjectID="_1468075795" r:id="rId144">
            <o:LockedField>false</o:LockedField>
          </o:OLEObject>
        </w:object>
      </w:r>
    </w:p>
    <w:p>
      <w:pPr>
        <w:pStyle w:val="18"/>
        <w:spacing w:after="156"/>
        <w:jc w:val="center"/>
        <w:rPr>
          <w:rFonts w:ascii="宋体" w:hAnsi="宋体" w:eastAsia="宋体"/>
        </w:rPr>
      </w:pPr>
      <w:r>
        <w:rPr>
          <w:rFonts w:hint="eastAsia" w:ascii="宋体" w:hAnsi="宋体" w:eastAsia="宋体"/>
        </w:rPr>
        <w:t>图5-7</w:t>
      </w:r>
      <w:r>
        <w:rPr>
          <w:rFonts w:ascii="宋体" w:hAnsi="宋体" w:eastAsia="宋体"/>
        </w:rPr>
        <w:t xml:space="preserve"> </w:t>
      </w:r>
      <w:r>
        <w:rPr>
          <w:rFonts w:hint="eastAsia" w:ascii="宋体" w:hAnsi="宋体" w:eastAsia="宋体"/>
        </w:rPr>
        <w:t>最大连团原则示意图</w:t>
      </w:r>
      <w:commentRangeEnd w:id="41"/>
      <w:r>
        <w:commentReference w:id="41"/>
      </w:r>
    </w:p>
    <w:p>
      <w:pPr>
        <w:pStyle w:val="18"/>
        <w:spacing w:after="156"/>
        <w:outlineLvl w:val="2"/>
        <w:rPr>
          <w:rFonts w:ascii="黑体" w:hAnsi="黑体"/>
        </w:rPr>
      </w:pPr>
      <w:r>
        <w:rPr>
          <w:rFonts w:hint="eastAsia" w:ascii="黑体" w:hAnsi="黑体"/>
        </w:rPr>
        <w:t>5.3.2</w:t>
      </w:r>
      <w:r>
        <w:rPr>
          <w:rFonts w:ascii="黑体" w:hAnsi="黑体"/>
        </w:rPr>
        <w:t xml:space="preserve"> </w:t>
      </w:r>
      <w:r>
        <w:rPr>
          <w:rFonts w:hint="eastAsia" w:ascii="黑体" w:hAnsi="黑体"/>
        </w:rPr>
        <w:t>攻击优化模型</w:t>
      </w:r>
    </w:p>
    <w:p>
      <w:pPr>
        <w:ind w:firstLine="480" w:firstLineChars="200"/>
        <w:rPr>
          <w:rFonts w:ascii="宋体" w:hAnsi="宋体"/>
        </w:rPr>
      </w:pPr>
      <w:r>
        <w:rPr>
          <w:rFonts w:hint="eastAsia" w:ascii="宋体" w:hAnsi="宋体"/>
        </w:rPr>
        <w:t>依据最终最大相互连通集团的节点数量g最小化为目标函数，以期攻击效率最高。</w:t>
      </w:r>
    </w:p>
    <w:p>
      <w:pPr>
        <w:rPr>
          <w:rFonts w:ascii="宋体" w:hAnsi="宋体"/>
        </w:rPr>
      </w:pPr>
      <w:r>
        <w:rPr>
          <w:rFonts w:hint="eastAsia" w:ascii="宋体" w:hAnsi="宋体"/>
        </w:rPr>
        <w:t>（1）参数设立</w:t>
      </w:r>
    </w:p>
    <w:p>
      <w:pPr>
        <w:spacing w:line="440" w:lineRule="exact"/>
        <w:ind w:firstLine="480" w:firstLineChars="200"/>
        <w:rPr>
          <w:rFonts w:ascii="宋体" w:hAnsi="宋体"/>
        </w:rPr>
      </w:pPr>
      <w:commentRangeStart w:id="42"/>
      <w:r>
        <w:rPr>
          <w:rFonts w:hint="eastAsia" w:ascii="宋体" w:hAnsi="宋体"/>
        </w:rPr>
        <w:t>设m个节点的攻击顺序</w:t>
      </w:r>
      <w:r>
        <w:rPr>
          <w:rFonts w:ascii="宋体" w:hAnsi="宋体"/>
          <w:position w:val="-13"/>
        </w:rPr>
        <w:object>
          <v:shape id="_x0000_i1095" o:spt="75" type="#_x0000_t75" style="height:19.2pt;width:85.2pt;" o:ole="t" filled="f" o:preferrelative="t" stroked="f" coordsize="21600,21600">
            <v:path/>
            <v:fill on="f" focussize="0,0"/>
            <v:stroke on="f" joinstyle="miter"/>
            <v:imagedata r:id="rId147" o:title=""/>
            <o:lock v:ext="edit" aspectratio="t"/>
            <w10:wrap type="none"/>
            <w10:anchorlock/>
          </v:shape>
          <o:OLEObject Type="Embed" ProgID="Equation.AxMath" ShapeID="_x0000_i1095" DrawAspect="Content" ObjectID="_1468075796" r:id="rId146">
            <o:LockedField>false</o:LockedField>
          </o:OLEObject>
        </w:object>
      </w:r>
      <w:r>
        <w:rPr>
          <w:rFonts w:hint="eastAsia" w:ascii="宋体" w:hAnsi="宋体"/>
        </w:rPr>
        <w:t>，其中m为要攻击的节点数量，</w:t>
      </w:r>
      <w:r>
        <w:rPr>
          <w:rFonts w:ascii="宋体" w:hAnsi="宋体"/>
          <w:position w:val="-12"/>
        </w:rPr>
        <w:object>
          <v:shape id="_x0000_i1096" o:spt="75" type="#_x0000_t75" style="height:18pt;width:18pt;" o:ole="t" filled="f" o:preferrelative="t" stroked="f" coordsize="21600,21600">
            <v:path/>
            <v:fill on="f" focussize="0,0"/>
            <v:stroke on="f" joinstyle="miter"/>
            <v:imagedata r:id="rId149" o:title=""/>
            <o:lock v:ext="edit" aspectratio="t"/>
            <w10:wrap type="none"/>
            <w10:anchorlock/>
          </v:shape>
          <o:OLEObject Type="Embed" ProgID="Equation.AxMath" ShapeID="_x0000_i1096" DrawAspect="Content" ObjectID="_1468075797" r:id="rId148">
            <o:LockedField>false</o:LockedField>
          </o:OLEObject>
        </w:object>
      </w:r>
      <w:r>
        <w:rPr>
          <w:rFonts w:hint="eastAsia" w:ascii="宋体" w:hAnsi="宋体"/>
        </w:rPr>
        <w:t>是节点在攻击中的序号，</w:t>
      </w:r>
      <w:r>
        <w:rPr>
          <w:rFonts w:ascii="宋体" w:hAnsi="宋体"/>
          <w:position w:val="-12"/>
        </w:rPr>
        <w:object>
          <v:shape id="_x0000_i1097" o:spt="75" type="#_x0000_t75" style="height:18pt;width:28.8pt;" o:ole="t" filled="f" o:preferrelative="t" stroked="f" coordsize="21600,21600">
            <v:path/>
            <v:fill on="f" focussize="0,0"/>
            <v:stroke on="f" joinstyle="miter"/>
            <v:imagedata r:id="rId151" o:title=""/>
            <o:lock v:ext="edit" aspectratio="t"/>
            <w10:wrap type="none"/>
            <w10:anchorlock/>
          </v:shape>
          <o:OLEObject Type="Embed" ProgID="Equation.AxMath" ShapeID="_x0000_i1097" DrawAspect="Content" ObjectID="_1468075798" r:id="rId150">
            <o:LockedField>false</o:LockedField>
          </o:OLEObject>
        </w:object>
      </w:r>
      <w:r>
        <w:rPr>
          <w:rFonts w:hint="eastAsia" w:ascii="宋体" w:hAnsi="宋体"/>
        </w:rPr>
        <w:t>表示整个相互作用网络中所有节点的编号。我们的最终目标是找一个可行的攻击方案使得最终最大相互连通集团的节点数量</w:t>
      </w:r>
      <w:r>
        <w:rPr>
          <w:rFonts w:ascii="宋体" w:hAnsi="宋体"/>
          <w:position w:val="-12"/>
        </w:rPr>
        <w:object>
          <v:shape id="_x0000_i1098" o:spt="75" type="#_x0000_t75" style="height:18pt;width:22.8pt;" o:ole="t" filled="f" o:preferrelative="t" stroked="f" coordsize="21600,21600">
            <v:path/>
            <v:fill on="f" focussize="0,0"/>
            <v:stroke on="f" joinstyle="miter"/>
            <v:imagedata r:id="rId153" o:title=""/>
            <o:lock v:ext="edit" aspectratio="t"/>
            <w10:wrap type="none"/>
            <w10:anchorlock/>
          </v:shape>
          <o:OLEObject Type="Embed" ProgID="Equation.AxMath" ShapeID="_x0000_i1098" DrawAspect="Content" ObjectID="_1468075799" r:id="rId152">
            <o:LockedField>false</o:LockedField>
          </o:OLEObject>
        </w:object>
      </w:r>
      <w:r>
        <w:rPr>
          <w:rFonts w:hint="eastAsia" w:ascii="宋体" w:hAnsi="宋体"/>
        </w:rPr>
        <w:t>最小。</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2"/>
        <w:gridCol w:w="1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92" w:type="dxa"/>
            <w:vAlign w:val="center"/>
          </w:tcPr>
          <w:p>
            <w:pPr>
              <w:spacing w:line="240" w:lineRule="auto"/>
              <w:jc w:val="center"/>
              <w:rPr>
                <w:rFonts w:ascii="宋体" w:hAnsi="宋体"/>
              </w:rPr>
            </w:pPr>
            <w:r>
              <w:rPr>
                <w:rFonts w:ascii="宋体" w:hAnsi="宋体"/>
                <w:position w:val="-29"/>
              </w:rPr>
              <w:object>
                <v:shape id="_x0000_i1099" o:spt="75" type="#_x0000_t75" style="height:35.4pt;width:178.2pt;" o:ole="t" filled="f" o:preferrelative="t" stroked="f" coordsize="21600,21600">
                  <v:path/>
                  <v:fill on="f" focussize="0,0"/>
                  <v:stroke on="f" joinstyle="miter"/>
                  <v:imagedata r:id="rId155" o:title=""/>
                  <o:lock v:ext="edit" aspectratio="t"/>
                  <w10:wrap type="none"/>
                  <w10:anchorlock/>
                </v:shape>
                <o:OLEObject Type="Embed" ProgID="Equation.AxMath" ShapeID="_x0000_i1099" DrawAspect="Content" ObjectID="_1468075800" r:id="rId154">
                  <o:LockedField>false</o:LockedField>
                </o:OLEObject>
              </w:object>
            </w:r>
          </w:p>
        </w:tc>
        <w:tc>
          <w:tcPr>
            <w:tcW w:w="1268" w:type="dxa"/>
            <w:vAlign w:val="center"/>
          </w:tcPr>
          <w:p>
            <w:pPr>
              <w:spacing w:line="240" w:lineRule="auto"/>
              <w:jc w:val="right"/>
              <w:rPr>
                <w:rFonts w:eastAsia="黑体"/>
              </w:rPr>
            </w:pPr>
            <w:r>
              <w:rPr>
                <w:rFonts w:eastAsia="黑体"/>
              </w:rPr>
              <w:t>（</w:t>
            </w:r>
            <w:r>
              <w:rPr>
                <w:rFonts w:hint="eastAsia" w:eastAsia="黑体"/>
              </w:rPr>
              <w:t>11</w:t>
            </w:r>
            <w:r>
              <w:rPr>
                <w:rFonts w:eastAsia="黑体"/>
              </w:rPr>
              <w:t>）</w:t>
            </w:r>
          </w:p>
        </w:tc>
      </w:tr>
    </w:tbl>
    <w:p>
      <w:pPr>
        <w:rPr>
          <w:rFonts w:ascii="宋体" w:hAnsi="宋体"/>
        </w:rPr>
      </w:pPr>
      <w:r>
        <w:rPr>
          <w:rFonts w:hint="eastAsia" w:ascii="宋体" w:hAnsi="宋体"/>
        </w:rPr>
        <w:t>（2）建立混合整数规划模型</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2"/>
        <w:gridCol w:w="1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92" w:type="dxa"/>
            <w:vAlign w:val="center"/>
          </w:tcPr>
          <w:p>
            <w:pPr>
              <w:spacing w:line="240" w:lineRule="auto"/>
              <w:jc w:val="center"/>
              <w:rPr>
                <w:rFonts w:ascii="宋体" w:hAnsi="宋体"/>
              </w:rPr>
            </w:pPr>
            <w:r>
              <w:rPr>
                <w:rFonts w:ascii="宋体" w:hAnsi="宋体"/>
                <w:position w:val="-195"/>
              </w:rPr>
              <w:object>
                <v:shape id="_x0000_i1100" o:spt="75" type="#_x0000_t75" style="height:203.4pt;width:199.8pt;" o:ole="t" filled="f" o:preferrelative="t" stroked="f" coordsize="21600,21600">
                  <v:path/>
                  <v:fill on="f" focussize="0,0"/>
                  <v:stroke on="f" joinstyle="miter"/>
                  <v:imagedata r:id="rId157" o:title=""/>
                  <o:lock v:ext="edit" aspectratio="t"/>
                  <w10:wrap type="none"/>
                  <w10:anchorlock/>
                </v:shape>
                <o:OLEObject Type="Embed" ProgID="Equation.AxMath" ShapeID="_x0000_i1100" DrawAspect="Content" ObjectID="_1468075801" r:id="rId156">
                  <o:LockedField>false</o:LockedField>
                </o:OLEObject>
              </w:object>
            </w:r>
          </w:p>
        </w:tc>
        <w:tc>
          <w:tcPr>
            <w:tcW w:w="1268" w:type="dxa"/>
            <w:vAlign w:val="center"/>
          </w:tcPr>
          <w:p>
            <w:pPr>
              <w:spacing w:line="240" w:lineRule="auto"/>
              <w:jc w:val="right"/>
              <w:rPr>
                <w:rFonts w:eastAsia="黑体"/>
              </w:rPr>
            </w:pPr>
            <w:r>
              <w:rPr>
                <w:rFonts w:eastAsia="黑体"/>
              </w:rPr>
              <w:t>（</w:t>
            </w:r>
            <w:r>
              <w:rPr>
                <w:rFonts w:hint="eastAsia" w:eastAsia="黑体"/>
              </w:rPr>
              <w:t>12</w:t>
            </w:r>
            <w:r>
              <w:rPr>
                <w:rFonts w:eastAsia="黑体"/>
              </w:rPr>
              <w:t>）</w:t>
            </w:r>
          </w:p>
        </w:tc>
      </w:tr>
    </w:tbl>
    <w:p>
      <w:pPr>
        <w:ind w:firstLine="480" w:firstLineChars="200"/>
        <w:rPr>
          <w:rFonts w:ascii="宋体" w:hAnsi="宋体"/>
        </w:rPr>
      </w:pPr>
      <w:r>
        <w:rPr>
          <w:rFonts w:hint="eastAsia" w:ascii="宋体" w:hAnsi="宋体"/>
        </w:rPr>
        <w:t>通过上述约束严格执行，以求目标最优。</w:t>
      </w:r>
      <w:commentRangeEnd w:id="42"/>
      <w:r>
        <w:commentReference w:id="42"/>
      </w:r>
    </w:p>
    <w:p>
      <w:pPr>
        <w:pStyle w:val="18"/>
        <w:spacing w:before="156" w:beforeLines="50" w:after="0" w:afterLines="0"/>
        <w:outlineLvl w:val="2"/>
        <w:rPr>
          <w:rFonts w:ascii="黑体" w:hAnsi="黑体"/>
        </w:rPr>
      </w:pPr>
      <w:r>
        <w:rPr>
          <w:rFonts w:hint="eastAsia" w:ascii="黑体" w:hAnsi="黑体"/>
        </w:rPr>
        <w:t>5.3.3</w:t>
      </w:r>
      <w:r>
        <w:rPr>
          <w:rFonts w:ascii="黑体" w:hAnsi="黑体"/>
        </w:rPr>
        <w:t xml:space="preserve"> </w:t>
      </w:r>
      <w:r>
        <w:rPr>
          <w:rFonts w:hint="eastAsia" w:ascii="黑体" w:hAnsi="黑体"/>
        </w:rPr>
        <w:t>算法的建立与求解</w:t>
      </w:r>
    </w:p>
    <w:p>
      <w:pPr>
        <w:ind w:firstLine="480" w:firstLineChars="200"/>
        <w:rPr>
          <w:rFonts w:ascii="宋体" w:hAnsi="宋体"/>
        </w:rPr>
      </w:pPr>
      <w:r>
        <w:rPr>
          <w:rFonts w:hint="eastAsia" w:ascii="宋体" w:hAnsi="宋体"/>
        </w:rPr>
        <w:t>在相互作用网络中，攻击节点的选择方案多种多样，且级联失效后产生的最大相互连通集团中节点数量的优化常常涉及大量的信息，考虑到建立算法的复杂度，我们选择能够解决该问题且复杂度最小的蒙特卡洛模拟法。基于大数定律，样本数量越多，则得到的答案就会有越高的概率接近期望值，当取足够多模拟值时蒙特卡洛模拟法完全可以求得全局最优解。</w:t>
      </w:r>
    </w:p>
    <w:p>
      <w:pPr>
        <w:rPr>
          <w:rFonts w:ascii="宋体" w:hAnsi="宋体"/>
        </w:rPr>
      </w:pPr>
      <w:r>
        <w:rPr>
          <w:rFonts w:hint="eastAsia" w:ascii="宋体" w:hAnsi="宋体"/>
        </w:rPr>
        <w:t>（1）算法描述</w:t>
      </w:r>
    </w:p>
    <w:p>
      <w:pPr>
        <w:rPr>
          <w:rFonts w:ascii="宋体" w:hAnsi="宋体"/>
        </w:rPr>
      </w:pPr>
      <w:r>
        <w:rPr>
          <w:rFonts w:hint="eastAsia" w:ascii="宋体" w:hAnsi="宋体"/>
        </w:rPr>
        <w:tab/>
      </w:r>
      <w:r>
        <w:rPr>
          <w:rFonts w:hint="eastAsia" w:ascii="宋体" w:hAnsi="宋体"/>
        </w:rPr>
        <w:t>结合上述描述，我们根据第二问中给出的度大原则、关键位置原则和最大连团原则建立如下算法：</w:t>
      </w:r>
    </w:p>
    <w:p>
      <w:pPr>
        <w:rPr>
          <w:rFonts w:ascii="宋体" w:hAnsi="宋体"/>
        </w:rPr>
      </w:pPr>
      <w:r>
        <w:rPr>
          <w:rFonts w:hint="eastAsia" w:ascii="黑体" w:hAnsi="黑体" w:eastAsia="黑体"/>
        </w:rPr>
        <w:t>Step 1：</w:t>
      </w:r>
      <w:r>
        <w:rPr>
          <w:rFonts w:hint="eastAsia" w:ascii="宋体" w:hAnsi="宋体"/>
        </w:rPr>
        <w:t>按照度数大小对节点降序排序，并返回存下标的向量idx，初始化每个1-50攻击节点数的最优解res为无穷大，定义参数N，即在度数前N大的节点中随机生成攻击点的序列，M即迭代的次数。</w:t>
      </w:r>
    </w:p>
    <w:p>
      <w:pPr>
        <w:rPr>
          <w:rFonts w:ascii="宋体" w:hAnsi="宋体"/>
        </w:rPr>
      </w:pPr>
      <w:r>
        <w:rPr>
          <w:rFonts w:hint="eastAsia" w:ascii="黑体" w:hAnsi="黑体" w:eastAsia="黑体"/>
        </w:rPr>
        <w:t>Step</w:t>
      </w:r>
      <w:r>
        <w:rPr>
          <w:rFonts w:ascii="黑体" w:hAnsi="黑体" w:eastAsia="黑体"/>
        </w:rPr>
        <w:t xml:space="preserve"> </w:t>
      </w:r>
      <w:r>
        <w:rPr>
          <w:rFonts w:hint="eastAsia" w:ascii="黑体" w:hAnsi="黑体" w:eastAsia="黑体"/>
        </w:rPr>
        <w:t>2：</w:t>
      </w:r>
      <w:r>
        <w:rPr>
          <w:rFonts w:hint="eastAsia" w:ascii="宋体" w:hAnsi="宋体"/>
        </w:rPr>
        <w:t>根据设定的参数M开始循环迭代。</w:t>
      </w:r>
    </w:p>
    <w:p>
      <w:pPr>
        <w:rPr>
          <w:rFonts w:ascii="宋体" w:hAnsi="宋体"/>
        </w:rPr>
      </w:pPr>
      <w:r>
        <w:rPr>
          <w:rFonts w:hint="eastAsia" w:ascii="黑体" w:hAnsi="黑体" w:eastAsia="黑体"/>
        </w:rPr>
        <w:t>Step</w:t>
      </w:r>
      <w:r>
        <w:rPr>
          <w:rFonts w:ascii="黑体" w:hAnsi="黑体" w:eastAsia="黑体"/>
        </w:rPr>
        <w:t xml:space="preserve"> </w:t>
      </w:r>
      <w:r>
        <w:rPr>
          <w:rFonts w:hint="eastAsia" w:ascii="黑体" w:hAnsi="黑体" w:eastAsia="黑体"/>
        </w:rPr>
        <w:t>3：</w:t>
      </w:r>
      <w:r>
        <w:rPr>
          <w:rFonts w:hint="eastAsia" w:ascii="宋体" w:hAnsi="宋体"/>
        </w:rPr>
        <w:t>利用randperm生成前N大的节点编号的全排列，选取前m个作为攻击的节点。</w:t>
      </w:r>
    </w:p>
    <w:p>
      <w:pPr>
        <w:rPr>
          <w:rFonts w:ascii="宋体" w:hAnsi="宋体"/>
        </w:rPr>
      </w:pPr>
      <w:r>
        <w:rPr>
          <w:rFonts w:hint="eastAsia" w:ascii="黑体" w:hAnsi="黑体" w:eastAsia="黑体"/>
        </w:rPr>
        <w:t>Step 4：</w:t>
      </w:r>
      <w:r>
        <w:rPr>
          <w:rFonts w:hint="eastAsia" w:ascii="宋体" w:hAnsi="宋体"/>
        </w:rPr>
        <w:t>根据要攻击点的序列调用attack函数对节点进行攻击</w:t>
      </w:r>
    </w:p>
    <w:p>
      <w:pPr>
        <w:rPr>
          <w:rFonts w:ascii="宋体" w:hAnsi="宋体"/>
        </w:rPr>
      </w:pPr>
      <w:r>
        <w:rPr>
          <w:rFonts w:hint="eastAsia" w:ascii="黑体" w:hAnsi="黑体" w:eastAsia="黑体"/>
        </w:rPr>
        <w:t>Step 5：</w:t>
      </w:r>
      <w:r>
        <w:rPr>
          <w:rFonts w:hint="eastAsia" w:ascii="宋体" w:hAnsi="宋体"/>
        </w:rPr>
        <w:t>对攻击后得到的邻接矩阵进行级联失效</w:t>
      </w:r>
    </w:p>
    <w:p>
      <w:pPr>
        <w:rPr>
          <w:rFonts w:ascii="宋体" w:hAnsi="宋体"/>
        </w:rPr>
      </w:pPr>
      <w:r>
        <w:rPr>
          <w:rFonts w:hint="eastAsia" w:ascii="黑体" w:hAnsi="黑体" w:eastAsia="黑体"/>
        </w:rPr>
        <w:t>Step 6：</w:t>
      </w:r>
      <w:r>
        <w:rPr>
          <w:rFonts w:hint="eastAsia" w:ascii="宋体" w:hAnsi="宋体"/>
        </w:rPr>
        <w:t>将res赋值为当前答案和全局变量res的最小值</w:t>
      </w:r>
    </w:p>
    <w:p>
      <w:pPr>
        <w:rPr>
          <w:rFonts w:ascii="宋体" w:hAnsi="宋体"/>
        </w:rPr>
      </w:pPr>
      <w:r>
        <w:rPr>
          <w:rFonts w:hint="eastAsia" w:ascii="黑体" w:hAnsi="黑体" w:eastAsia="黑体"/>
        </w:rPr>
        <w:t>Step 7：</w:t>
      </w:r>
      <w:r>
        <w:rPr>
          <w:rFonts w:hint="eastAsia" w:ascii="宋体" w:hAnsi="宋体"/>
        </w:rPr>
        <w:t>达到边界停止，否则重复Step2、3、4、5、6。</w:t>
      </w:r>
    </w:p>
    <w:p>
      <w:pPr>
        <w:rPr>
          <w:rFonts w:ascii="宋体" w:hAnsi="宋体"/>
        </w:rPr>
      </w:pPr>
      <w:r>
        <w:rPr>
          <w:rFonts w:hint="eastAsia" w:ascii="宋体" w:hAnsi="宋体"/>
        </w:rPr>
        <w:t>（2）算法流程图：</w:t>
      </w:r>
    </w:p>
    <w:p>
      <w:pPr>
        <w:jc w:val="center"/>
        <w:rPr>
          <w:rFonts w:ascii="宋体" w:hAnsi="宋体"/>
        </w:rPr>
      </w:pPr>
      <w:r>
        <w:rPr>
          <w:rFonts w:ascii="宋体" w:hAnsi="宋体"/>
        </w:rPr>
        <w:object>
          <v:shape id="_x0000_i1101" o:spt="75" type="#_x0000_t75" style="height:286.2pt;width:185.4pt;" o:ole="t" filled="f" o:preferrelative="t" stroked="f" coordsize="21600,21600">
            <v:path/>
            <v:fill on="f" focussize="0,0"/>
            <v:stroke on="f" joinstyle="miter"/>
            <v:imagedata r:id="rId159" o:title=""/>
            <o:lock v:ext="edit" aspectratio="t"/>
            <w10:wrap type="none"/>
            <w10:anchorlock/>
          </v:shape>
          <o:OLEObject Type="Embed" ProgID="AxGlyph.Document" ShapeID="_x0000_i1101" DrawAspect="Content" ObjectID="_1468075802" r:id="rId158">
            <o:LockedField>false</o:LockedField>
          </o:OLEObject>
        </w:object>
      </w:r>
    </w:p>
    <w:p>
      <w:pPr>
        <w:jc w:val="center"/>
        <w:rPr>
          <w:rFonts w:ascii="宋体" w:hAnsi="宋体"/>
        </w:rPr>
      </w:pPr>
      <w:r>
        <w:rPr>
          <w:rFonts w:hint="eastAsia" w:ascii="宋体" w:hAnsi="宋体"/>
        </w:rPr>
        <w:t>图5-8</w:t>
      </w:r>
      <w:r>
        <w:rPr>
          <w:rFonts w:ascii="宋体" w:hAnsi="宋体"/>
        </w:rPr>
        <w:t xml:space="preserve"> </w:t>
      </w:r>
      <w:r>
        <w:rPr>
          <w:rFonts w:hint="eastAsia" w:ascii="宋体" w:hAnsi="宋体"/>
        </w:rPr>
        <w:t>问题三算法流程图</w:t>
      </w:r>
    </w:p>
    <w:p>
      <w:pPr>
        <w:rPr>
          <w:rFonts w:ascii="宋体" w:hAnsi="宋体"/>
        </w:rPr>
      </w:pPr>
      <w:r>
        <w:rPr>
          <w:rFonts w:hint="eastAsia" w:ascii="宋体" w:hAnsi="宋体"/>
        </w:rPr>
        <w:t>（3）求解与结果分析</w:t>
      </w:r>
    </w:p>
    <w:p>
      <w:pPr>
        <w:ind w:firstLine="480" w:firstLineChars="200"/>
        <w:rPr>
          <w:rFonts w:ascii="宋体" w:hAnsi="宋体"/>
        </w:rPr>
      </w:pPr>
      <w:r>
        <w:rPr>
          <w:rFonts w:hint="eastAsia" w:ascii="宋体" w:hAnsi="宋体"/>
        </w:rPr>
        <w:t>严格执行上述算法，得出4个相互作用网络的m和g关系图：</w:t>
      </w:r>
    </w:p>
    <w:p>
      <w:pPr>
        <w:jc w:val="center"/>
        <w:rPr>
          <w:rFonts w:ascii="宋体" w:hAnsi="宋体"/>
        </w:rPr>
      </w:pPr>
      <w:r>
        <w:rPr>
          <w:rFonts w:ascii="宋体" w:hAnsi="宋体"/>
        </w:rPr>
        <w:drawing>
          <wp:inline distT="0" distB="0" distL="0" distR="0">
            <wp:extent cx="2554605" cy="19157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2554620" cy="1915965"/>
                    </a:xfrm>
                    <a:prstGeom prst="rect">
                      <a:avLst/>
                    </a:prstGeom>
                    <a:noFill/>
                    <a:ln>
                      <a:noFill/>
                    </a:ln>
                  </pic:spPr>
                </pic:pic>
              </a:graphicData>
            </a:graphic>
          </wp:inline>
        </w:drawing>
      </w:r>
      <w:r>
        <w:rPr>
          <w:rFonts w:ascii="宋体" w:hAnsi="宋体"/>
        </w:rPr>
        <w:drawing>
          <wp:inline distT="0" distB="0" distL="0" distR="0">
            <wp:extent cx="2519680" cy="1889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a:noFill/>
                    <a:ln>
                      <a:noFill/>
                    </a:ln>
                  </pic:spPr>
                </pic:pic>
              </a:graphicData>
            </a:graphic>
          </wp:inline>
        </w:drawing>
      </w:r>
    </w:p>
    <w:p>
      <w:pPr>
        <w:spacing w:line="240" w:lineRule="exact"/>
        <w:ind w:firstLine="2400" w:firstLineChars="1000"/>
        <w:rPr>
          <w:rFonts w:ascii="宋体" w:hAnsi="宋体"/>
        </w:rPr>
      </w:pPr>
      <w:r>
        <w:rPr>
          <w:rFonts w:ascii="宋体" w:hAnsi="宋体"/>
        </w:rPr>
        <w:t>(a)                               (b)</w:t>
      </w:r>
    </w:p>
    <w:p>
      <w:pPr>
        <w:jc w:val="center"/>
        <w:rPr>
          <w:rFonts w:ascii="宋体" w:hAnsi="宋体"/>
        </w:rPr>
      </w:pPr>
      <w:r>
        <w:rPr>
          <w:rFonts w:ascii="宋体" w:hAnsi="宋体"/>
        </w:rPr>
        <w:drawing>
          <wp:inline distT="0" distB="0" distL="0" distR="0">
            <wp:extent cx="2519680" cy="18897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a:noFill/>
                    <a:ln>
                      <a:noFill/>
                    </a:ln>
                  </pic:spPr>
                </pic:pic>
              </a:graphicData>
            </a:graphic>
          </wp:inline>
        </w:drawing>
      </w:r>
      <w:r>
        <w:rPr>
          <w:rFonts w:ascii="宋体" w:hAnsi="宋体"/>
        </w:rPr>
        <w:drawing>
          <wp:inline distT="0" distB="0" distL="0" distR="0">
            <wp:extent cx="2519680" cy="1889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a:noFill/>
                    <a:ln>
                      <a:noFill/>
                    </a:ln>
                  </pic:spPr>
                </pic:pic>
              </a:graphicData>
            </a:graphic>
          </wp:inline>
        </w:drawing>
      </w:r>
    </w:p>
    <w:p>
      <w:pPr>
        <w:spacing w:line="240" w:lineRule="atLeast"/>
        <w:ind w:firstLine="2400" w:firstLineChars="1000"/>
        <w:rPr>
          <w:rFonts w:ascii="宋体" w:hAnsi="宋体"/>
        </w:rPr>
      </w:pPr>
      <w:r>
        <w:rPr>
          <w:rFonts w:ascii="宋体" w:hAnsi="宋体"/>
        </w:rPr>
        <w:t>(c)                              (d)</w:t>
      </w:r>
    </w:p>
    <w:p>
      <w:pPr>
        <w:jc w:val="center"/>
        <w:rPr>
          <w:rFonts w:ascii="宋体" w:hAnsi="宋体"/>
        </w:rPr>
      </w:pPr>
      <w:r>
        <w:rPr>
          <w:rFonts w:hint="eastAsia" w:ascii="宋体" w:hAnsi="宋体"/>
        </w:rPr>
        <w:t>图5-9</w:t>
      </w:r>
      <w:r>
        <w:rPr>
          <w:rFonts w:ascii="宋体" w:hAnsi="宋体"/>
        </w:rPr>
        <w:t xml:space="preserve"> </w:t>
      </w:r>
      <w:r>
        <w:rPr>
          <w:rFonts w:hint="eastAsia" w:ascii="宋体" w:hAnsi="宋体"/>
        </w:rPr>
        <w:t>四个相互作用网络的m-g关系图</w:t>
      </w:r>
    </w:p>
    <w:p>
      <w:pPr>
        <w:ind w:firstLine="480" w:firstLineChars="200"/>
        <w:rPr>
          <w:rFonts w:ascii="宋体" w:hAnsi="宋体"/>
        </w:rPr>
      </w:pPr>
      <w:commentRangeStart w:id="43"/>
      <w:r>
        <w:rPr>
          <w:rFonts w:hint="eastAsia" w:ascii="宋体" w:hAnsi="宋体"/>
        </w:rPr>
        <w:t>如图5-9四图所示，四个网络均不存在攻击阈值，网络1、2、3的稳定性非常好，说明这三个网络中节点间联系具有多元性且密切，网络4的图线具有跌宕性，说明网络4中存在有级联失效隐患的度大节点，该网络稳定性较差。</w:t>
      </w:r>
      <w:r>
        <w:rPr>
          <w:rFonts w:ascii="宋体" w:hAnsi="宋体"/>
        </w:rPr>
        <w:t xml:space="preserve"> </w:t>
      </w:r>
      <w:commentRangeEnd w:id="43"/>
      <w:r>
        <w:commentReference w:id="43"/>
      </w:r>
    </w:p>
    <w:p>
      <w:pPr>
        <w:pStyle w:val="17"/>
        <w:spacing w:before="156" w:beforeLines="50"/>
        <w:outlineLvl w:val="1"/>
        <w:rPr>
          <w:rFonts w:ascii="黑体" w:hAnsi="黑体"/>
        </w:rPr>
      </w:pPr>
      <w:r>
        <w:rPr>
          <w:rFonts w:hint="eastAsia" w:ascii="黑体" w:hAnsi="黑体"/>
        </w:rPr>
        <w:t>5.4</w:t>
      </w:r>
      <w:r>
        <w:rPr>
          <w:rFonts w:ascii="黑体" w:hAnsi="黑体"/>
        </w:rPr>
        <w:t xml:space="preserve"> </w:t>
      </w:r>
      <w:r>
        <w:rPr>
          <w:rFonts w:hint="eastAsia" w:ascii="黑体" w:hAnsi="黑体"/>
        </w:rPr>
        <w:t>问题四的模型建立与求解</w:t>
      </w:r>
    </w:p>
    <w:p>
      <w:pPr>
        <w:pStyle w:val="18"/>
        <w:spacing w:after="156"/>
        <w:rPr>
          <w:rFonts w:ascii="黑体" w:hAnsi="黑体"/>
        </w:rPr>
      </w:pPr>
      <w:r>
        <w:rPr>
          <w:rFonts w:hint="eastAsia" w:ascii="黑体" w:hAnsi="黑体"/>
        </w:rPr>
        <w:t>5.4.1</w:t>
      </w:r>
      <w:r>
        <w:rPr>
          <w:rFonts w:ascii="黑体" w:hAnsi="黑体"/>
        </w:rPr>
        <w:t xml:space="preserve"> </w:t>
      </w:r>
      <w:r>
        <w:rPr>
          <w:rFonts w:hint="eastAsia" w:ascii="黑体" w:hAnsi="黑体"/>
        </w:rPr>
        <w:t>遗传算法的建立</w:t>
      </w:r>
    </w:p>
    <w:p>
      <w:pPr>
        <w:pStyle w:val="18"/>
        <w:spacing w:after="156"/>
        <w:ind w:firstLine="480" w:firstLineChars="200"/>
        <w:rPr>
          <w:rFonts w:ascii="宋体" w:hAnsi="宋体" w:eastAsia="宋体"/>
        </w:rPr>
      </w:pPr>
      <w:commentRangeStart w:id="44"/>
      <w:r>
        <w:rPr>
          <w:rFonts w:hint="eastAsia" w:ascii="宋体" w:hAnsi="宋体" w:eastAsia="宋体"/>
        </w:rPr>
        <w:t>（1）算法描述：</w:t>
      </w:r>
    </w:p>
    <w:p>
      <w:pPr>
        <w:pStyle w:val="18"/>
        <w:spacing w:after="156" w:line="240" w:lineRule="auto"/>
        <w:ind w:firstLine="480" w:firstLineChars="200"/>
        <w:rPr>
          <w:rFonts w:ascii="宋体" w:hAnsi="宋体" w:eastAsia="宋体"/>
        </w:rPr>
      </w:pPr>
      <w:r>
        <w:rPr>
          <w:rFonts w:hint="eastAsia" w:ascii="宋体" w:hAnsi="宋体" w:eastAsia="宋体"/>
        </w:rPr>
        <w:t>种群大小M，迭代次数C，交叉率Pc</w:t>
      </w:r>
      <w:r>
        <w:rPr>
          <w:rFonts w:ascii="宋体" w:hAnsi="宋体" w:eastAsia="宋体"/>
        </w:rPr>
        <w:t>=0.8</w:t>
      </w:r>
      <w:r>
        <w:rPr>
          <w:rFonts w:hint="eastAsia" w:ascii="宋体" w:hAnsi="宋体" w:eastAsia="宋体"/>
        </w:rPr>
        <w:t>，编译概率Pmutation=0.2，节点个数N，</w:t>
      </w:r>
    </w:p>
    <w:p>
      <w:pPr>
        <w:pStyle w:val="18"/>
        <w:spacing w:after="156" w:line="240" w:lineRule="auto"/>
        <w:ind w:firstLine="480" w:firstLineChars="200"/>
        <w:rPr>
          <w:rFonts w:ascii="宋体" w:hAnsi="宋体" w:eastAsia="宋体"/>
        </w:rPr>
      </w:pPr>
      <w:r>
        <w:rPr>
          <w:rFonts w:hint="eastAsia" w:ascii="宋体" w:hAnsi="宋体" w:eastAsia="宋体"/>
        </w:rPr>
        <w:t>要攻击的节点个数cnt</w:t>
      </w:r>
    </w:p>
    <w:p>
      <w:pPr>
        <w:pStyle w:val="18"/>
        <w:spacing w:after="156"/>
        <w:ind w:firstLine="480" w:firstLineChars="200"/>
        <w:rPr>
          <w:rFonts w:ascii="宋体" w:hAnsi="宋体" w:eastAsia="宋体"/>
        </w:rPr>
      </w:pPr>
      <w:r>
        <w:rPr>
          <w:rFonts w:hint="eastAsia" w:ascii="宋体" w:hAnsi="宋体" w:eastAsia="宋体"/>
        </w:rPr>
        <w:t>1）编码策略</w:t>
      </w:r>
    </w:p>
    <w:p>
      <w:pPr>
        <w:pStyle w:val="18"/>
        <w:spacing w:after="156"/>
        <w:ind w:firstLine="480" w:firstLineChars="200"/>
        <w:rPr>
          <w:rFonts w:ascii="宋体" w:hAnsi="宋体" w:eastAsia="宋体"/>
        </w:rPr>
      </w:pPr>
      <w:r>
        <w:rPr>
          <w:rFonts w:hint="eastAsia" w:ascii="宋体" w:hAnsi="宋体" w:eastAsia="宋体"/>
        </w:rPr>
        <w:t>采用实数编码，一个值域在[</w:t>
      </w:r>
      <w:r>
        <w:rPr>
          <w:rFonts w:ascii="宋体" w:hAnsi="宋体" w:eastAsia="宋体"/>
        </w:rPr>
        <w:t>1,N]</w:t>
      </w:r>
      <w:r>
        <w:rPr>
          <w:rFonts w:hint="eastAsia" w:ascii="宋体" w:hAnsi="宋体" w:eastAsia="宋体"/>
        </w:rPr>
        <w:t>中大小为cnt的序列表示要攻击的点的集合，</w:t>
      </w:r>
    </w:p>
    <w:p>
      <w:pPr>
        <w:pStyle w:val="18"/>
        <w:spacing w:after="156"/>
        <w:ind w:firstLine="480" w:firstLineChars="200"/>
        <w:rPr>
          <w:rFonts w:ascii="宋体" w:hAnsi="宋体" w:eastAsia="宋体"/>
        </w:rPr>
      </w:pPr>
      <w:r>
        <w:rPr>
          <w:rFonts w:hint="eastAsia" w:ascii="宋体" w:hAnsi="宋体" w:eastAsia="宋体"/>
        </w:rPr>
        <w:t>2）初始种群</w:t>
      </w:r>
    </w:p>
    <w:p>
      <w:pPr>
        <w:pStyle w:val="18"/>
        <w:spacing w:after="156"/>
        <w:ind w:firstLine="480" w:firstLineChars="200"/>
        <w:rPr>
          <w:rFonts w:ascii="宋体" w:hAnsi="宋体" w:eastAsia="宋体"/>
        </w:rPr>
      </w:pPr>
      <w:r>
        <w:rPr>
          <w:rFonts w:hint="eastAsia" w:ascii="宋体" w:hAnsi="宋体" w:eastAsia="宋体"/>
        </w:rPr>
        <w:t>即在1</w:t>
      </w:r>
      <w:r>
        <w:rPr>
          <w:rFonts w:ascii="宋体" w:hAnsi="宋体" w:eastAsia="宋体"/>
        </w:rPr>
        <w:t>~</w:t>
      </w:r>
      <w:r>
        <w:rPr>
          <w:rFonts w:hint="eastAsia" w:ascii="宋体" w:hAnsi="宋体" w:eastAsia="宋体"/>
        </w:rPr>
        <w:t>N中随机选取当前要攻击的节点个数cnt个节点作为要攻击的节点，例如cnt</w:t>
      </w:r>
      <w:r>
        <w:rPr>
          <w:rFonts w:ascii="宋体" w:hAnsi="宋体" w:eastAsia="宋体"/>
        </w:rPr>
        <w:t>=5</w:t>
      </w:r>
      <w:r>
        <w:rPr>
          <w:rFonts w:hint="eastAsia" w:ascii="宋体" w:hAnsi="宋体" w:eastAsia="宋体"/>
        </w:rPr>
        <w:t>，N</w:t>
      </w:r>
      <w:r>
        <w:rPr>
          <w:rFonts w:ascii="宋体" w:hAnsi="宋体" w:eastAsia="宋体"/>
        </w:rPr>
        <w:t>=100</w:t>
      </w:r>
      <w:r>
        <w:rPr>
          <w:rFonts w:hint="eastAsia" w:ascii="宋体" w:hAnsi="宋体" w:eastAsia="宋体"/>
        </w:rPr>
        <w:t>，其中一个染色体为[</w:t>
      </w:r>
      <w:r>
        <w:rPr>
          <w:rFonts w:ascii="宋体" w:hAnsi="宋体" w:eastAsia="宋体"/>
        </w:rPr>
        <w:t>2,78,64,32,17]</w:t>
      </w:r>
    </w:p>
    <w:p>
      <w:pPr>
        <w:pStyle w:val="18"/>
        <w:spacing w:after="156"/>
        <w:ind w:firstLine="480" w:firstLineChars="200"/>
        <w:rPr>
          <w:rFonts w:ascii="宋体" w:hAnsi="宋体" w:eastAsia="宋体"/>
        </w:rPr>
      </w:pPr>
      <w:r>
        <w:rPr>
          <w:rFonts w:hint="eastAsia" w:ascii="宋体" w:hAnsi="宋体" w:eastAsia="宋体"/>
        </w:rPr>
        <w:t>（3）适应度函数</w:t>
      </w:r>
    </w:p>
    <w:p>
      <w:pPr>
        <w:pStyle w:val="18"/>
        <w:spacing w:after="156"/>
        <w:ind w:firstLine="480" w:firstLineChars="200"/>
        <w:rPr>
          <w:rFonts w:ascii="宋体" w:hAnsi="宋体" w:eastAsia="宋体"/>
        </w:rPr>
      </w:pPr>
      <w:r>
        <w:rPr>
          <w:rFonts w:hint="eastAsia" w:ascii="宋体" w:hAnsi="宋体" w:eastAsia="宋体"/>
        </w:rPr>
        <w:t>在本问题中，已知每个染色体，即要攻击的节点集合，即可求出最大的联通集团大小，最大联通集团大小以其连通块内部点的个数计算，结合目标函数，其值越小越优。</w:t>
      </w:r>
    </w:p>
    <w:p>
      <w:pPr>
        <w:pStyle w:val="18"/>
        <w:spacing w:after="156"/>
        <w:ind w:firstLine="480" w:firstLineChars="200"/>
        <w:rPr>
          <w:rFonts w:ascii="宋体" w:hAnsi="宋体" w:eastAsia="宋体"/>
        </w:rPr>
      </w:pPr>
      <w:r>
        <w:rPr>
          <w:rFonts w:hint="eastAsia" w:ascii="宋体" w:hAnsi="宋体" w:eastAsia="宋体"/>
        </w:rPr>
        <w:t>（4）选择操作</w:t>
      </w:r>
    </w:p>
    <w:p>
      <w:pPr>
        <w:pStyle w:val="18"/>
        <w:spacing w:after="156"/>
        <w:ind w:firstLine="480" w:firstLineChars="200"/>
        <w:rPr>
          <w:rFonts w:ascii="宋体" w:hAnsi="宋体" w:eastAsia="宋体"/>
        </w:rPr>
      </w:pPr>
      <w:r>
        <w:rPr>
          <w:rFonts w:hint="eastAsia" w:ascii="宋体" w:hAnsi="宋体" w:eastAsia="宋体"/>
        </w:rPr>
        <w:t>采用轮盘赌法，各个个体被选择的概率与其适应度成比例。</w:t>
      </w:r>
    </w:p>
    <w:p>
      <w:pPr>
        <w:pStyle w:val="18"/>
        <w:spacing w:after="156"/>
        <w:ind w:firstLine="480" w:firstLineChars="200"/>
        <w:rPr>
          <w:rFonts w:ascii="宋体" w:hAnsi="宋体" w:eastAsia="宋体"/>
        </w:rPr>
      </w:pPr>
      <w:r>
        <w:rPr>
          <w:rFonts w:hint="eastAsia" w:ascii="宋体" w:hAnsi="宋体" w:eastAsia="宋体"/>
        </w:rPr>
        <w:t>（5）交叉操作</w:t>
      </w:r>
    </w:p>
    <w:p>
      <w:pPr>
        <w:pStyle w:val="18"/>
        <w:spacing w:after="156"/>
        <w:ind w:firstLine="480" w:firstLineChars="200"/>
        <w:rPr>
          <w:rFonts w:ascii="宋体" w:hAnsi="宋体" w:eastAsia="宋体"/>
        </w:rPr>
      </w:pPr>
      <w:r>
        <w:rPr>
          <w:rFonts w:hint="eastAsia" w:ascii="宋体" w:hAnsi="宋体" w:eastAsia="宋体"/>
        </w:rPr>
        <w:t>随机选择两个个体，在对应位置交换若干个基因片段，同时保证节点不重复</w:t>
      </w:r>
    </w:p>
    <w:p>
      <w:pPr>
        <w:pStyle w:val="18"/>
        <w:spacing w:after="156"/>
        <w:ind w:firstLine="480" w:firstLineChars="200"/>
        <w:rPr>
          <w:rFonts w:ascii="宋体" w:hAnsi="宋体" w:eastAsia="宋体"/>
        </w:rPr>
      </w:pPr>
      <w:r>
        <w:rPr>
          <w:rFonts w:hint="eastAsia" w:ascii="宋体" w:hAnsi="宋体" w:eastAsia="宋体"/>
        </w:rPr>
        <w:t>（6）变异操作</w:t>
      </w:r>
    </w:p>
    <w:p>
      <w:pPr>
        <w:pStyle w:val="18"/>
        <w:spacing w:after="156"/>
        <w:ind w:firstLine="480" w:firstLineChars="200"/>
        <w:rPr>
          <w:rFonts w:ascii="宋体" w:hAnsi="宋体" w:eastAsia="宋体"/>
        </w:rPr>
      </w:pPr>
      <w:r>
        <w:rPr>
          <w:rFonts w:hint="eastAsia" w:ascii="宋体" w:hAnsi="宋体" w:eastAsia="宋体"/>
        </w:rPr>
        <w:t>对于变异操作，随机选取个体，同时随机选取个体的两个基因来实现变异</w:t>
      </w:r>
      <w:commentRangeEnd w:id="44"/>
      <w:r>
        <w:commentReference w:id="44"/>
      </w:r>
    </w:p>
    <w:p>
      <w:pPr>
        <w:pStyle w:val="18"/>
        <w:spacing w:after="156"/>
        <w:rPr>
          <w:rFonts w:ascii="黑体" w:hAnsi="黑体"/>
        </w:rPr>
      </w:pPr>
      <w:r>
        <w:rPr>
          <w:rFonts w:hint="eastAsia" w:ascii="黑体" w:hAnsi="黑体"/>
        </w:rPr>
        <w:t>遗传算法流程图</w:t>
      </w:r>
    </w:p>
    <w:p>
      <w:pPr>
        <w:pStyle w:val="18"/>
        <w:spacing w:after="156"/>
        <w:jc w:val="center"/>
        <w:outlineLvl w:val="9"/>
      </w:pPr>
      <w:r>
        <w:object>
          <v:shape id="_x0000_i1102" o:spt="75" type="#_x0000_t75" style="height:273pt;width:216.75pt;" o:ole="t" filled="f" o:preferrelative="t" stroked="f" coordsize="21600,21600">
            <v:path/>
            <v:fill on="f" focussize="0,0"/>
            <v:stroke on="f" joinstyle="miter"/>
            <v:imagedata r:id="rId165" o:title=""/>
            <o:lock v:ext="edit" aspectratio="t"/>
            <w10:wrap type="none"/>
            <w10:anchorlock/>
          </v:shape>
          <o:OLEObject Type="Embed" ProgID="AxGlyph.Document" ShapeID="_x0000_i1102" DrawAspect="Content" ObjectID="_1468075803" r:id="rId164">
            <o:LockedField>false</o:LockedField>
          </o:OLEObject>
        </w:object>
      </w:r>
    </w:p>
    <w:p>
      <w:pPr>
        <w:pStyle w:val="18"/>
        <w:spacing w:after="156"/>
        <w:jc w:val="center"/>
        <w:rPr>
          <w:rFonts w:ascii="宋体" w:hAnsi="宋体" w:eastAsia="宋体"/>
        </w:rPr>
      </w:pPr>
      <w:r>
        <w:rPr>
          <w:rFonts w:hint="eastAsia" w:ascii="宋体" w:hAnsi="宋体" w:eastAsia="宋体"/>
        </w:rPr>
        <w:t>图5-10</w:t>
      </w:r>
      <w:r>
        <w:rPr>
          <w:rFonts w:ascii="宋体" w:hAnsi="宋体" w:eastAsia="宋体"/>
        </w:rPr>
        <w:t xml:space="preserve"> </w:t>
      </w:r>
      <w:r>
        <w:rPr>
          <w:rFonts w:hint="eastAsia" w:ascii="宋体" w:hAnsi="宋体" w:eastAsia="宋体"/>
        </w:rPr>
        <w:t>遗传算法流程图</w:t>
      </w:r>
    </w:p>
    <w:p>
      <w:pPr>
        <w:pStyle w:val="18"/>
        <w:spacing w:after="156"/>
        <w:rPr>
          <w:rFonts w:ascii="黑体" w:hAnsi="黑体"/>
        </w:rPr>
      </w:pPr>
      <w:commentRangeStart w:id="45"/>
      <w:r>
        <w:rPr>
          <w:rFonts w:ascii="黑体" w:hAnsi="黑体"/>
        </w:rPr>
        <w:t>5.4.2基于</w:t>
      </w:r>
      <w:r>
        <w:rPr>
          <w:rFonts w:hint="eastAsia" w:ascii="黑体" w:hAnsi="黑体"/>
        </w:rPr>
        <w:t>A</w:t>
      </w:r>
      <w:r>
        <w:rPr>
          <w:rFonts w:ascii="黑体" w:hAnsi="黑体"/>
        </w:rPr>
        <w:t>HP的</w:t>
      </w:r>
      <w:r>
        <w:rPr>
          <w:rFonts w:hint="eastAsia" w:ascii="黑体" w:hAnsi="黑体"/>
        </w:rPr>
        <w:t>算法评价模型：</w:t>
      </w:r>
      <w:commentRangeEnd w:id="45"/>
      <w:r>
        <w:commentReference w:id="45"/>
      </w:r>
      <w:r>
        <w:commentReference w:id="46"/>
      </w:r>
    </w:p>
    <w:p>
      <w:pPr>
        <w:pStyle w:val="18"/>
        <w:spacing w:after="156"/>
        <w:ind w:firstLine="480" w:firstLineChars="200"/>
        <w:rPr>
          <w:rFonts w:ascii="宋体" w:hAnsi="宋体" w:eastAsia="宋体"/>
        </w:rPr>
      </w:pPr>
      <w:r>
        <w:rPr>
          <w:rFonts w:hint="eastAsia" w:ascii="宋体" w:hAnsi="宋体" w:eastAsia="宋体"/>
        </w:rPr>
        <w:t>对第三问的蒙特卡洛和遗传算法模型的评价，我们选择了</w:t>
      </w:r>
      <w:r>
        <w:rPr>
          <w:rFonts w:ascii="宋体" w:hAnsi="宋体" w:eastAsia="宋体"/>
        </w:rPr>
        <w:t>层次分析法</w:t>
      </w:r>
      <w:r>
        <w:rPr>
          <w:rFonts w:hint="eastAsia" w:ascii="宋体" w:hAnsi="宋体" w:eastAsia="宋体"/>
        </w:rPr>
        <w:t>来建立模型解决问题。层次分析法</w:t>
      </w:r>
      <w:r>
        <w:rPr>
          <w:rFonts w:ascii="宋体" w:hAnsi="宋体" w:eastAsia="宋体"/>
        </w:rPr>
        <w:t>（AHP</w:t>
      </w:r>
      <w:r>
        <w:rPr>
          <w:rFonts w:hint="eastAsia" w:ascii="宋体" w:hAnsi="宋体" w:eastAsia="宋体"/>
        </w:rPr>
        <w:t>）</w:t>
      </w:r>
      <w:r>
        <w:rPr>
          <w:rFonts w:ascii="宋体" w:hAnsi="宋体" w:eastAsia="宋体"/>
        </w:rPr>
        <w:t>是对定性问题进行定量分析的一种简便、灵活而又实用的多准则决策方法</w:t>
      </w:r>
      <w:r>
        <w:rPr>
          <w:rFonts w:hint="eastAsia" w:ascii="宋体" w:hAnsi="宋体" w:eastAsia="宋体"/>
        </w:rPr>
        <w:t>。它适合我们进一步量</w:t>
      </w:r>
      <w:r>
        <w:rPr>
          <w:rFonts w:ascii="宋体" w:hAnsi="宋体" w:eastAsia="宋体"/>
        </w:rPr>
        <w:t>化</w:t>
      </w:r>
      <w:r>
        <w:rPr>
          <w:rFonts w:hint="eastAsia" w:ascii="宋体" w:hAnsi="宋体" w:eastAsia="宋体"/>
        </w:rPr>
        <w:t>各个指标之间的重要性程度。</w:t>
      </w:r>
    </w:p>
    <w:p>
      <w:pPr>
        <w:pStyle w:val="18"/>
        <w:spacing w:after="156"/>
        <w:rPr>
          <w:rFonts w:ascii="宋体" w:hAnsi="宋体" w:eastAsia="宋体"/>
        </w:rPr>
      </w:pPr>
      <w:r>
        <w:rPr>
          <w:rFonts w:hint="eastAsia" w:ascii="宋体" w:hAnsi="宋体" w:eastAsia="宋体"/>
        </w:rPr>
        <w:t>（1）指标的选择与比较</w:t>
      </w:r>
    </w:p>
    <w:p>
      <w:pPr>
        <w:pStyle w:val="18"/>
        <w:spacing w:after="156"/>
        <w:ind w:firstLine="480" w:firstLineChars="200"/>
        <w:rPr>
          <w:rFonts w:ascii="宋体" w:hAnsi="宋体" w:eastAsia="宋体"/>
        </w:rPr>
      </w:pPr>
      <w:r>
        <w:rPr>
          <w:rFonts w:hint="eastAsia" w:ascii="宋体" w:hAnsi="宋体" w:eastAsia="宋体"/>
        </w:rPr>
        <w:t>1）指标一：时间复杂度</w:t>
      </w:r>
    </w:p>
    <w:p>
      <w:pPr>
        <w:pStyle w:val="18"/>
        <w:spacing w:after="156"/>
        <w:ind w:firstLine="480" w:firstLineChars="200"/>
        <w:rPr>
          <w:rFonts w:ascii="宋体" w:hAnsi="宋体" w:eastAsia="宋体"/>
        </w:rPr>
      </w:pPr>
      <w:r>
        <w:rPr>
          <w:rFonts w:hint="eastAsia" w:ascii="宋体" w:hAnsi="宋体" w:eastAsia="宋体"/>
        </w:rPr>
        <w:t>每次实现攻击操作的时间复杂度为O(V</w:t>
      </w:r>
      <w:r>
        <w:rPr>
          <w:rFonts w:hint="eastAsia" w:ascii="宋体" w:hAnsi="宋体" w:eastAsia="宋体"/>
          <w:vertAlign w:val="superscript"/>
        </w:rPr>
        <w:t>2</w:t>
      </w:r>
      <w:r>
        <w:rPr>
          <w:rFonts w:ascii="宋体" w:hAnsi="宋体" w:eastAsia="宋体"/>
        </w:rPr>
        <w:t>)</w:t>
      </w:r>
      <w:r>
        <w:rPr>
          <w:rFonts w:hint="eastAsia" w:ascii="宋体" w:hAnsi="宋体" w:eastAsia="宋体"/>
        </w:rPr>
        <w:t>，进行级联失效的时间复杂度为O</w:t>
      </w:r>
      <w:r>
        <w:rPr>
          <w:rFonts w:ascii="宋体" w:hAnsi="宋体" w:eastAsia="宋体"/>
        </w:rPr>
        <w:t>(</w:t>
      </w:r>
      <w:r>
        <w:rPr>
          <w:rFonts w:hint="eastAsia" w:ascii="宋体" w:hAnsi="宋体" w:eastAsia="宋体"/>
        </w:rPr>
        <w:t>V</w:t>
      </w:r>
      <w:r>
        <w:rPr>
          <w:rFonts w:hint="eastAsia" w:ascii="宋体" w:hAnsi="宋体" w:eastAsia="宋体"/>
          <w:vertAlign w:val="superscript"/>
        </w:rPr>
        <w:t>2</w:t>
      </w:r>
      <w:r>
        <w:rPr>
          <w:rFonts w:ascii="宋体" w:hAnsi="宋体" w:eastAsia="宋体"/>
        </w:rPr>
        <w:t>)</w:t>
      </w:r>
      <w:r>
        <w:rPr>
          <w:rFonts w:hint="eastAsia" w:ascii="宋体" w:hAnsi="宋体" w:eastAsia="宋体"/>
        </w:rPr>
        <w:t>，matlab内置函数conncomp的时间复杂度相较于攻击和级联失效的复杂度可以视作常数，在考虑渐进时间复杂度时可忽略，最终攻击操作和级联失效操作的渐进时间复杂度约为O(V</w:t>
      </w:r>
      <w:r>
        <w:rPr>
          <w:rFonts w:hint="eastAsia" w:ascii="宋体" w:hAnsi="宋体" w:eastAsia="宋体"/>
          <w:vertAlign w:val="superscript"/>
        </w:rPr>
        <w:t>2</w:t>
      </w:r>
      <w:r>
        <w:rPr>
          <w:rFonts w:hint="eastAsia" w:ascii="宋体" w:hAnsi="宋体" w:eastAsia="宋体"/>
        </w:rPr>
        <w:t>)。</w:t>
      </w:r>
    </w:p>
    <w:p>
      <w:pPr>
        <w:pStyle w:val="18"/>
        <w:spacing w:after="156"/>
        <w:ind w:firstLine="480" w:firstLineChars="200"/>
        <w:rPr>
          <w:rFonts w:ascii="宋体" w:hAnsi="宋体" w:eastAsia="宋体"/>
        </w:rPr>
      </w:pPr>
      <w:r>
        <w:rPr>
          <w:rFonts w:hint="eastAsia" w:ascii="宋体" w:hAnsi="宋体" w:eastAsia="宋体"/>
        </w:rPr>
        <w:t>在第三问的算法和以上给出的启发式搜索算法：遗传算法在同样攻击节点数量为x的时候的收敛速度曲线可以看到，相对于依靠大数定律的蒙特卡洛概率模型，遗传算法可以有更高的收敛速度，并且根据交叉算法，在陷入局部最优解时有一定概率跳出局部最优，向全局最优收敛，依靠蒙特卡洛和度大原则、关键节点原则的算法迭代次数要在1</w:t>
      </w:r>
      <w:r>
        <w:rPr>
          <w:rFonts w:ascii="宋体" w:hAnsi="宋体" w:eastAsia="宋体"/>
        </w:rPr>
        <w:t>0</w:t>
      </w:r>
      <w:r>
        <w:rPr>
          <w:rFonts w:hint="eastAsia" w:ascii="宋体" w:hAnsi="宋体" w:eastAsia="宋体"/>
          <w:vertAlign w:val="superscript"/>
        </w:rPr>
        <w:t>6</w:t>
      </w:r>
      <w:r>
        <w:rPr>
          <w:rFonts w:hint="eastAsia" w:ascii="宋体" w:hAnsi="宋体" w:eastAsia="宋体"/>
        </w:rPr>
        <w:t>以上才能说明得到的解趋近于最优值，而遗传算法在迭代5</w:t>
      </w:r>
      <w:r>
        <w:rPr>
          <w:rFonts w:ascii="宋体" w:hAnsi="宋体" w:eastAsia="宋体"/>
        </w:rPr>
        <w:t>00</w:t>
      </w:r>
      <w:r>
        <w:rPr>
          <w:rFonts w:hint="eastAsia" w:ascii="宋体" w:hAnsi="宋体" w:eastAsia="宋体"/>
        </w:rPr>
        <w:t>次的时候就趋近最优值，所以蒙特卡洛算法的总时间复杂度约为O</w:t>
      </w:r>
      <w:r>
        <w:rPr>
          <w:rFonts w:ascii="宋体" w:hAnsi="宋体" w:eastAsia="宋体"/>
        </w:rPr>
        <w:t>(</w:t>
      </w:r>
      <w:r>
        <w:rPr>
          <w:rFonts w:hint="eastAsia" w:ascii="宋体" w:hAnsi="宋体" w:eastAsia="宋体"/>
        </w:rPr>
        <w:t>1</w:t>
      </w:r>
      <w:r>
        <w:rPr>
          <w:rFonts w:ascii="宋体" w:hAnsi="宋体" w:eastAsia="宋体"/>
        </w:rPr>
        <w:t>0</w:t>
      </w:r>
      <w:r>
        <w:rPr>
          <w:rFonts w:hint="eastAsia" w:ascii="宋体" w:hAnsi="宋体" w:eastAsia="宋体"/>
          <w:vertAlign w:val="superscript"/>
        </w:rPr>
        <w:t>6</w:t>
      </w:r>
      <w:r>
        <w:rPr>
          <w:rFonts w:hint="eastAsia" w:ascii="宋体" w:hAnsi="宋体" w:eastAsia="宋体"/>
          <w:sz w:val="15"/>
          <w:szCs w:val="15"/>
        </w:rPr>
        <w:t>·</w:t>
      </w:r>
      <w:r>
        <w:rPr>
          <w:rFonts w:hint="eastAsia" w:ascii="宋体" w:hAnsi="宋体" w:eastAsia="宋体"/>
        </w:rPr>
        <w:t>V</w:t>
      </w:r>
      <w:r>
        <w:rPr>
          <w:rFonts w:hint="eastAsia" w:ascii="宋体" w:hAnsi="宋体" w:eastAsia="宋体"/>
          <w:vertAlign w:val="superscript"/>
        </w:rPr>
        <w:t>2</w:t>
      </w:r>
      <w:r>
        <w:rPr>
          <w:rFonts w:ascii="宋体" w:hAnsi="宋体" w:eastAsia="宋体"/>
        </w:rPr>
        <w:t>),</w:t>
      </w:r>
      <w:r>
        <w:rPr>
          <w:rFonts w:hint="eastAsia" w:ascii="宋体" w:hAnsi="宋体" w:eastAsia="宋体"/>
        </w:rPr>
        <w:t>遗传算法的总时间复杂度约为O(</w:t>
      </w:r>
      <w:r>
        <w:rPr>
          <w:rFonts w:ascii="宋体" w:hAnsi="宋体" w:eastAsia="宋体"/>
        </w:rPr>
        <w:t>500</w:t>
      </w:r>
      <w:r>
        <w:rPr>
          <w:rFonts w:hint="eastAsia" w:ascii="宋体" w:hAnsi="宋体" w:eastAsia="宋体"/>
          <w:sz w:val="15"/>
          <w:szCs w:val="15"/>
        </w:rPr>
        <w:t>·</w:t>
      </w:r>
      <w:r>
        <w:rPr>
          <w:rFonts w:hint="eastAsia" w:ascii="宋体" w:hAnsi="宋体" w:eastAsia="宋体"/>
        </w:rPr>
        <w:t>V</w:t>
      </w:r>
      <w:r>
        <w:rPr>
          <w:rFonts w:hint="eastAsia" w:ascii="宋体" w:hAnsi="宋体" w:eastAsia="宋体"/>
          <w:vertAlign w:val="superscript"/>
        </w:rPr>
        <w:t>2</w:t>
      </w:r>
      <w:r>
        <w:rPr>
          <w:rFonts w:hint="eastAsia" w:ascii="宋体" w:hAnsi="宋体" w:eastAsia="宋体"/>
        </w:rPr>
        <w:t>)，所以二者从时间复杂度上来看，遗传算法要远优于蒙特卡洛算法。</w:t>
      </w:r>
    </w:p>
    <w:p>
      <w:pPr>
        <w:pStyle w:val="18"/>
        <w:spacing w:after="156"/>
        <w:ind w:firstLine="480" w:firstLineChars="200"/>
        <w:rPr>
          <w:rFonts w:ascii="宋体" w:hAnsi="宋体" w:eastAsia="宋体"/>
        </w:rPr>
      </w:pPr>
      <w:r>
        <w:rPr>
          <w:rFonts w:hint="eastAsia" w:ascii="宋体" w:hAnsi="宋体" w:eastAsia="宋体"/>
        </w:rPr>
        <w:t>2）指标二：空间复杂度</w:t>
      </w:r>
    </w:p>
    <w:p>
      <w:pPr>
        <w:pStyle w:val="18"/>
        <w:spacing w:after="156"/>
        <w:ind w:firstLine="480" w:firstLineChars="200"/>
        <w:rPr>
          <w:rFonts w:ascii="宋体" w:hAnsi="宋体" w:eastAsia="宋体"/>
        </w:rPr>
      </w:pPr>
      <w:r>
        <w:rPr>
          <w:rFonts w:hint="eastAsia" w:ascii="宋体" w:hAnsi="宋体" w:eastAsia="宋体"/>
        </w:rPr>
        <w:t>遗传算法在迭代的过程中相较蒙特卡洛算法需要额外的开一个空间用于存储当前选择的染色体以及交叉、变异后产生的染色体</w:t>
      </w:r>
    </w:p>
    <w:p>
      <w:pPr>
        <w:pStyle w:val="18"/>
        <w:spacing w:after="156"/>
        <w:ind w:firstLine="480" w:firstLineChars="200"/>
        <w:rPr>
          <w:rFonts w:ascii="宋体" w:hAnsi="宋体" w:eastAsia="宋体"/>
        </w:rPr>
      </w:pPr>
      <w:r>
        <w:rPr>
          <w:rFonts w:hint="eastAsia" w:ascii="宋体" w:hAnsi="宋体" w:eastAsia="宋体"/>
        </w:rPr>
        <w:t>3）指标三：正确性</w:t>
      </w:r>
    </w:p>
    <w:p>
      <w:pPr>
        <w:pStyle w:val="18"/>
        <w:spacing w:after="156"/>
        <w:ind w:firstLine="480" w:firstLineChars="200"/>
        <w:rPr>
          <w:rFonts w:ascii="宋体" w:hAnsi="宋体" w:eastAsia="宋体"/>
        </w:rPr>
      </w:pPr>
      <w:r>
        <w:rPr>
          <w:rFonts w:hint="eastAsia" w:ascii="宋体" w:hAnsi="宋体" w:eastAsia="宋体"/>
        </w:rPr>
        <w:t>蒙特卡洛算法是建立在大数定理基础之上的，是一个有一定概率取得最优值的算法，但是具体能不能取得最优值，有很大的随机性，而遗传算法通过选取和是的适应度计算、选择、交叉、变异方法可以保证解趋近最优解。</w:t>
      </w:r>
    </w:p>
    <w:p>
      <w:pPr>
        <w:pStyle w:val="18"/>
        <w:spacing w:after="156"/>
        <w:ind w:firstLine="480" w:firstLineChars="200"/>
        <w:rPr>
          <w:rFonts w:ascii="宋体" w:hAnsi="宋体" w:eastAsia="宋体"/>
        </w:rPr>
      </w:pPr>
      <w:r>
        <w:rPr>
          <w:rFonts w:hint="eastAsia" w:ascii="宋体" w:hAnsi="宋体" w:eastAsia="宋体"/>
        </w:rPr>
        <w:t>4）指标四：健壮性</w:t>
      </w:r>
    </w:p>
    <w:p>
      <w:pPr>
        <w:pStyle w:val="18"/>
        <w:spacing w:after="156"/>
        <w:ind w:firstLine="480" w:firstLineChars="200"/>
        <w:rPr>
          <w:rFonts w:ascii="宋体" w:hAnsi="宋体" w:eastAsia="宋体"/>
        </w:rPr>
      </w:pPr>
      <w:r>
        <w:rPr>
          <w:rFonts w:hint="eastAsia" w:ascii="宋体" w:hAnsi="宋体" w:eastAsia="宋体"/>
        </w:rPr>
        <w:t>蒙特卡洛算法的迭代是通过随机生成攻击序列，而遗传算法的迭代是上一代经过选择的较优值，在适应度函数选择不当的情况下有可能收敛于局部最优值，而不能达到全局最优。而蒙特卡洛是期望能够达到最优解。</w:t>
      </w:r>
    </w:p>
    <w:p>
      <w:pPr>
        <w:pStyle w:val="18"/>
        <w:spacing w:after="156"/>
        <w:rPr>
          <w:rFonts w:ascii="宋体" w:hAnsi="宋体" w:eastAsia="宋体"/>
        </w:rPr>
      </w:pPr>
      <w:r>
        <w:rPr>
          <w:rFonts w:hint="eastAsia" w:ascii="宋体" w:hAnsi="宋体" w:eastAsia="宋体"/>
        </w:rPr>
        <w:t>（2）模型的求解：</w:t>
      </w:r>
    </w:p>
    <w:p>
      <w:pPr>
        <w:pStyle w:val="18"/>
        <w:spacing w:after="156"/>
        <w:ind w:firstLine="480" w:firstLineChars="200"/>
        <w:rPr>
          <w:rFonts w:ascii="宋体" w:hAnsi="宋体" w:eastAsia="宋体"/>
        </w:rPr>
      </w:pPr>
      <w:r>
        <w:rPr>
          <w:rFonts w:hint="eastAsia" w:ascii="黑体" w:hAnsi="黑体"/>
        </w:rPr>
        <w:t>Step</w:t>
      </w:r>
      <w:r>
        <w:rPr>
          <w:rFonts w:ascii="黑体" w:hAnsi="黑体"/>
        </w:rPr>
        <w:t>1</w:t>
      </w:r>
      <w:r>
        <w:rPr>
          <w:rFonts w:hint="eastAsia" w:ascii="宋体" w:hAnsi="宋体" w:eastAsia="宋体"/>
        </w:rPr>
        <w:t>：确定指标集合</w:t>
      </w:r>
    </w:p>
    <w:p>
      <w:pPr>
        <w:pStyle w:val="18"/>
        <w:spacing w:after="156"/>
        <w:ind w:firstLine="480" w:firstLineChars="200"/>
        <w:rPr>
          <w:rFonts w:ascii="宋体" w:hAnsi="宋体" w:eastAsia="宋体"/>
        </w:rPr>
      </w:pPr>
      <w:r>
        <w:rPr>
          <w:rFonts w:ascii="宋体" w:hAnsi="宋体" w:eastAsia="宋体"/>
        </w:rPr>
        <w:tab/>
      </w:r>
      <w:r>
        <w:rPr>
          <w:rFonts w:hint="eastAsia" w:ascii="宋体" w:hAnsi="宋体" w:eastAsia="宋体"/>
        </w:rPr>
        <w:t>对于算法的评价，大致是从五个方面进行评价，分别是时间复杂度、空间复杂度、正确性、可读性、健壮性来进行的评价。其中可读性对与问题无关，忽略不计。</w:t>
      </w:r>
    </w:p>
    <w:p>
      <w:pPr>
        <w:pStyle w:val="18"/>
        <w:spacing w:after="156"/>
        <w:ind w:firstLine="480" w:firstLineChars="200"/>
        <w:rPr>
          <w:rFonts w:ascii="宋体" w:hAnsi="宋体" w:eastAsia="宋体"/>
        </w:rPr>
      </w:pPr>
      <w:r>
        <w:rPr>
          <w:rFonts w:hint="eastAsia" w:ascii="黑体" w:hAnsi="黑体"/>
        </w:rPr>
        <w:t>Step</w:t>
      </w:r>
      <w:r>
        <w:rPr>
          <w:rFonts w:ascii="黑体" w:hAnsi="黑体"/>
        </w:rPr>
        <w:t>2</w:t>
      </w:r>
      <w:r>
        <w:rPr>
          <w:rFonts w:hint="eastAsia" w:ascii="黑体" w:hAnsi="黑体"/>
        </w:rPr>
        <w:t>：</w:t>
      </w:r>
      <w:r>
        <w:rPr>
          <w:rFonts w:hint="eastAsia" w:ascii="宋体" w:hAnsi="宋体" w:eastAsia="宋体"/>
        </w:rPr>
        <w:t>建立判断矩阵</w:t>
      </w:r>
    </w:p>
    <w:p>
      <w:pPr>
        <w:pStyle w:val="18"/>
        <w:spacing w:after="156"/>
        <w:ind w:firstLine="480" w:firstLineChars="200"/>
        <w:rPr>
          <w:rFonts w:ascii="宋体" w:hAnsi="宋体" w:eastAsia="宋体"/>
        </w:rPr>
      </w:pPr>
      <w:r>
        <w:rPr>
          <w:rFonts w:ascii="宋体" w:hAnsi="宋体" w:eastAsia="宋体"/>
        </w:rPr>
        <w:tab/>
      </w:r>
      <w:r>
        <w:rPr>
          <w:rFonts w:hint="eastAsia" w:ascii="宋体" w:hAnsi="宋体" w:eastAsia="宋体"/>
        </w:rPr>
        <w:t>对于每个算法的每个指标，优于待评价集合只有2个，采取1</w:t>
      </w:r>
      <w:r>
        <w:rPr>
          <w:rFonts w:ascii="宋体" w:hAnsi="宋体" w:eastAsia="宋体"/>
        </w:rPr>
        <w:t>0</w:t>
      </w:r>
      <w:r>
        <w:rPr>
          <w:rFonts w:hint="eastAsia" w:ascii="宋体" w:hAnsi="宋体" w:eastAsia="宋体"/>
        </w:rPr>
        <w:t>分制进行打分</w:t>
      </w:r>
    </w:p>
    <w:p>
      <w:pPr>
        <w:pStyle w:val="18"/>
        <w:spacing w:after="156"/>
        <w:ind w:firstLine="480" w:firstLineChars="200"/>
        <w:rPr>
          <w:rFonts w:ascii="宋体" w:hAnsi="宋体" w:eastAsia="宋体"/>
        </w:rPr>
      </w:pPr>
      <w:r>
        <w:rPr>
          <w:rFonts w:hint="eastAsia" w:ascii="黑体" w:hAnsi="黑体"/>
        </w:rPr>
        <w:t>Step3：</w:t>
      </w:r>
      <w:r>
        <w:rPr>
          <w:rFonts w:hint="eastAsia" w:ascii="宋体" w:hAnsi="宋体" w:eastAsia="宋体"/>
        </w:rPr>
        <w:t>对判断矩阵进行一致性检验</w:t>
      </w:r>
    </w:p>
    <w:p>
      <w:pPr>
        <w:pStyle w:val="18"/>
        <w:spacing w:after="156"/>
        <w:ind w:firstLine="480" w:firstLineChars="200"/>
        <w:rPr>
          <w:rFonts w:ascii="宋体" w:hAnsi="宋体" w:eastAsia="宋体"/>
        </w:rPr>
      </w:pPr>
      <w:r>
        <w:rPr>
          <w:rFonts w:ascii="宋体" w:hAnsi="宋体" w:eastAsia="宋体"/>
        </w:rPr>
        <w:tab/>
      </w:r>
      <w:r>
        <w:rPr>
          <w:rFonts w:hint="eastAsia" w:ascii="宋体" w:hAnsi="宋体" w:eastAsia="宋体"/>
        </w:rPr>
        <w:t>在求取权重之前，我们为每个判断矩阵计算了一致性指标C</w:t>
      </w:r>
      <w:r>
        <w:rPr>
          <w:rFonts w:ascii="宋体" w:hAnsi="宋体" w:eastAsia="宋体"/>
        </w:rPr>
        <w:t>I</w:t>
      </w:r>
      <w:r>
        <w:rPr>
          <w:rFonts w:hint="eastAsia" w:ascii="宋体" w:hAnsi="宋体" w:eastAsia="宋体"/>
        </w:rPr>
        <w:t>，并查找出对应的平均随机一致性指标R</w:t>
      </w:r>
      <w:r>
        <w:rPr>
          <w:rFonts w:ascii="宋体" w:hAnsi="宋体" w:eastAsia="宋体"/>
        </w:rPr>
        <w:t>I</w:t>
      </w:r>
      <w:r>
        <w:rPr>
          <w:rFonts w:hint="eastAsia" w:ascii="宋体" w:hAnsi="宋体" w:eastAsia="宋体"/>
        </w:rPr>
        <w:t>，计算出每个判断矩阵的一致性比例C</w:t>
      </w:r>
      <w:r>
        <w:rPr>
          <w:rFonts w:ascii="宋体" w:hAnsi="宋体" w:eastAsia="宋体"/>
        </w:rPr>
        <w:t>R</w:t>
      </w:r>
      <w:r>
        <w:rPr>
          <w:rFonts w:hint="eastAsia" w:ascii="宋体" w:hAnsi="宋体" w:eastAsia="宋体"/>
        </w:rPr>
        <w:t>，以此来检测我们判断矩阵的可靠性。</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2"/>
        <w:gridCol w:w="1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92" w:type="dxa"/>
            <w:vAlign w:val="center"/>
          </w:tcPr>
          <w:p>
            <w:pPr>
              <w:spacing w:line="240" w:lineRule="auto"/>
              <w:jc w:val="center"/>
              <w:rPr>
                <w:rFonts w:ascii="宋体" w:hAnsi="宋体"/>
              </w:rPr>
            </w:pPr>
            <w:r>
              <w:rPr>
                <w:rFonts w:hint="eastAsia" w:ascii="宋体" w:hAnsi="宋体"/>
              </w:rPr>
              <w:t>一致性指标：</w:t>
            </w:r>
            <w:r>
              <w:rPr>
                <w:rFonts w:ascii="宋体" w:hAnsi="宋体"/>
              </w:rPr>
              <w:object>
                <v:shape id="_x0000_i1103" o:spt="75" type="#_x0000_t75" style="height:29.25pt;width:68.25pt;" o:ole="t" filled="f" o:preferrelative="t" stroked="f" coordsize="21600,21600">
                  <v:path/>
                  <v:fill on="f" focussize="0,0"/>
                  <v:stroke on="f" joinstyle="miter"/>
                  <v:imagedata r:id="rId167" o:title=""/>
                  <o:lock v:ext="edit" aspectratio="t"/>
                  <w10:wrap type="none"/>
                  <w10:anchorlock/>
                </v:shape>
                <o:OLEObject Type="Embed" ProgID="Equation.AxMath" ShapeID="_x0000_i1103" DrawAspect="Content" ObjectID="_1468075804" r:id="rId166">
                  <o:LockedField>false</o:LockedField>
                </o:OLEObject>
              </w:object>
            </w:r>
          </w:p>
        </w:tc>
        <w:tc>
          <w:tcPr>
            <w:tcW w:w="1268" w:type="dxa"/>
            <w:vAlign w:val="center"/>
          </w:tcPr>
          <w:p>
            <w:pPr>
              <w:spacing w:line="240" w:lineRule="auto"/>
              <w:jc w:val="right"/>
              <w:rPr>
                <w:rFonts w:eastAsia="黑体"/>
              </w:rPr>
            </w:pPr>
            <w:r>
              <w:rPr>
                <w:rFonts w:eastAsia="黑体"/>
              </w:rPr>
              <w:t>（</w:t>
            </w:r>
            <w:r>
              <w:rPr>
                <w:rFonts w:hint="eastAsia" w:eastAsia="黑体"/>
              </w:rPr>
              <w:t>13</w:t>
            </w:r>
            <w:r>
              <w:rPr>
                <w:rFonts w:eastAsia="黑体"/>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92" w:type="dxa"/>
            <w:vAlign w:val="center"/>
          </w:tcPr>
          <w:p>
            <w:pPr>
              <w:pStyle w:val="18"/>
              <w:keepNext w:val="0"/>
              <w:keepLines w:val="0"/>
              <w:pageBreakBefore w:val="0"/>
              <w:widowControl w:val="0"/>
              <w:kinsoku/>
              <w:wordWrap/>
              <w:overflowPunct/>
              <w:topLinePunct w:val="0"/>
              <w:autoSpaceDE/>
              <w:autoSpaceDN/>
              <w:bidi w:val="0"/>
              <w:adjustRightInd/>
              <w:snapToGrid/>
              <w:spacing w:after="156"/>
              <w:ind w:firstLine="480" w:firstLineChars="200"/>
              <w:jc w:val="center"/>
              <w:textAlignment w:val="center"/>
              <w:rPr>
                <w:rFonts w:ascii="宋体" w:hAnsi="宋体" w:eastAsia="宋体"/>
              </w:rPr>
            </w:pPr>
            <w:commentRangeStart w:id="47"/>
            <w:r>
              <w:rPr>
                <w:rFonts w:hint="eastAsia" w:ascii="宋体" w:hAnsi="宋体" w:eastAsia="宋体"/>
              </w:rPr>
              <w:t>一致性比例：</w:t>
            </w:r>
            <w:r>
              <w:rPr>
                <w:rFonts w:ascii="宋体" w:hAnsi="宋体" w:eastAsia="宋体"/>
              </w:rPr>
              <w:object>
                <v:shape id="_x0000_i1104" o:spt="75" type="#_x0000_t75" style="height:30.75pt;width:168pt;" o:ole="t" filled="f" o:preferrelative="t" stroked="f" coordsize="21600,21600">
                  <v:path/>
                  <v:fill on="f" focussize="0,0"/>
                  <v:stroke on="f" joinstyle="miter"/>
                  <v:imagedata r:id="rId169" o:title=""/>
                  <o:lock v:ext="edit" aspectratio="t"/>
                  <w10:wrap type="none"/>
                  <w10:anchorlock/>
                </v:shape>
                <o:OLEObject Type="Embed" ProgID="Equation.AxMath" ShapeID="_x0000_i1104" DrawAspect="Content" ObjectID="_1468075805" r:id="rId168">
                  <o:LockedField>false</o:LockedField>
                </o:OLEObject>
              </w:object>
            </w:r>
            <w:commentRangeEnd w:id="47"/>
            <w:r>
              <w:commentReference w:id="47"/>
            </w:r>
          </w:p>
        </w:tc>
        <w:tc>
          <w:tcPr>
            <w:tcW w:w="1268" w:type="dxa"/>
            <w:vAlign w:val="center"/>
          </w:tcPr>
          <w:p>
            <w:pPr>
              <w:spacing w:line="240" w:lineRule="auto"/>
              <w:jc w:val="right"/>
              <w:rPr>
                <w:rFonts w:eastAsia="黑体"/>
              </w:rPr>
            </w:pPr>
            <w:r>
              <w:rPr>
                <w:rFonts w:eastAsia="黑体"/>
              </w:rPr>
              <w:t>（</w:t>
            </w:r>
            <w:r>
              <w:rPr>
                <w:rFonts w:hint="eastAsia" w:eastAsia="黑体"/>
              </w:rPr>
              <w:t>14</w:t>
            </w:r>
            <w:r>
              <w:rPr>
                <w:rFonts w:eastAsia="黑体"/>
              </w:rPr>
              <w:t>）</w:t>
            </w:r>
          </w:p>
        </w:tc>
      </w:tr>
    </w:tbl>
    <w:p>
      <w:pPr>
        <w:spacing w:line="581" w:lineRule="exact"/>
        <w:ind w:left="580"/>
        <w:jc w:val="center"/>
        <w:rPr>
          <w:rFonts w:ascii="Book Antiqua" w:hAnsi="Book Antiqua"/>
          <w:color w:val="0D0D0D" w:themeColor="text1" w:themeTint="F2"/>
          <w14:textFill>
            <w14:solidFill>
              <w14:schemeClr w14:val="tx1">
                <w14:lumMod w14:val="95000"/>
                <w14:lumOff w14:val="5000"/>
              </w14:schemeClr>
            </w14:solidFill>
          </w14:textFill>
        </w:rPr>
      </w:pPr>
      <w:commentRangeStart w:id="48"/>
      <w:r>
        <w:rPr>
          <w:rFonts w:ascii="Book Antiqua" w:hAnsi="Book Antiqua"/>
          <w:color w:val="0D0D0D" w:themeColor="text1" w:themeTint="F2"/>
          <w14:textFill>
            <w14:solidFill>
              <w14:schemeClr w14:val="tx1">
                <w14:lumMod w14:val="95000"/>
                <w14:lumOff w14:val="5000"/>
              </w14:schemeClr>
            </w14:solidFill>
          </w14:textFill>
        </w:rPr>
        <w:t>表</w:t>
      </w:r>
      <w:r>
        <w:rPr>
          <w:rFonts w:hint="eastAsia" w:ascii="Book Antiqua" w:hAnsi="Book Antiqua"/>
          <w:color w:val="0D0D0D" w:themeColor="text1" w:themeTint="F2"/>
          <w14:textFill>
            <w14:solidFill>
              <w14:schemeClr w14:val="tx1">
                <w14:lumMod w14:val="95000"/>
                <w14:lumOff w14:val="5000"/>
              </w14:schemeClr>
            </w14:solidFill>
          </w14:textFill>
        </w:rPr>
        <w:t>5-4</w:t>
      </w:r>
      <w:r>
        <w:rPr>
          <w:rFonts w:ascii="Book Antiqua" w:hAnsi="Book Antiqua"/>
          <w:color w:val="0D0D0D" w:themeColor="text1" w:themeTint="F2"/>
          <w14:textFill>
            <w14:solidFill>
              <w14:schemeClr w14:val="tx1">
                <w14:lumMod w14:val="95000"/>
                <w14:lumOff w14:val="5000"/>
              </w14:schemeClr>
            </w14:solidFill>
          </w14:textFill>
        </w:rPr>
        <w:t xml:space="preserve"> : 平均随机一致性指标RI</w:t>
      </w:r>
      <w:commentRangeEnd w:id="48"/>
      <w:r>
        <w:commentReference w:id="48"/>
      </w:r>
    </w:p>
    <w:tbl>
      <w:tblPr>
        <w:tblStyle w:val="7"/>
        <w:tblW w:w="10825" w:type="dxa"/>
        <w:jc w:val="center"/>
        <w:tblBorders>
          <w:top w:val="thinThickSmallGap" w:color="auto" w:sz="18" w:space="0"/>
          <w:left w:val="none" w:color="auto" w:sz="0" w:space="0"/>
          <w:bottom w:val="thickThinSmallGap" w:color="auto" w:sz="18" w:space="0"/>
          <w:right w:val="none" w:color="auto" w:sz="0" w:space="0"/>
          <w:insideH w:val="single" w:color="auto" w:sz="6" w:space="0"/>
          <w:insideV w:val="none" w:color="auto" w:sz="0" w:space="0"/>
        </w:tblBorders>
        <w:tblLayout w:type="fixed"/>
        <w:tblCellMar>
          <w:top w:w="0" w:type="dxa"/>
          <w:left w:w="0" w:type="dxa"/>
          <w:bottom w:w="0" w:type="dxa"/>
          <w:right w:w="0" w:type="dxa"/>
        </w:tblCellMar>
      </w:tblPr>
      <w:tblGrid>
        <w:gridCol w:w="677"/>
        <w:gridCol w:w="676"/>
        <w:gridCol w:w="677"/>
        <w:gridCol w:w="676"/>
        <w:gridCol w:w="677"/>
        <w:gridCol w:w="676"/>
        <w:gridCol w:w="677"/>
        <w:gridCol w:w="676"/>
        <w:gridCol w:w="677"/>
        <w:gridCol w:w="677"/>
        <w:gridCol w:w="676"/>
        <w:gridCol w:w="677"/>
        <w:gridCol w:w="676"/>
        <w:gridCol w:w="677"/>
        <w:gridCol w:w="676"/>
        <w:gridCol w:w="677"/>
      </w:tblGrid>
      <w:tr>
        <w:tblPrEx>
          <w:tblBorders>
            <w:top w:val="thinThickSmallGap" w:color="auto" w:sz="18" w:space="0"/>
            <w:left w:val="none" w:color="auto" w:sz="0" w:space="0"/>
            <w:bottom w:val="thickThinSmallGap" w:color="auto" w:sz="18" w:space="0"/>
            <w:right w:val="none" w:color="auto" w:sz="0" w:space="0"/>
            <w:insideH w:val="single" w:color="auto" w:sz="6" w:space="0"/>
            <w:insideV w:val="none" w:color="auto" w:sz="0" w:space="0"/>
          </w:tblBorders>
          <w:tblCellMar>
            <w:top w:w="0" w:type="dxa"/>
            <w:left w:w="0" w:type="dxa"/>
            <w:bottom w:w="0" w:type="dxa"/>
            <w:right w:w="0" w:type="dxa"/>
          </w:tblCellMar>
        </w:tblPrEx>
        <w:trPr>
          <w:trHeight w:val="270" w:hRule="atLeast"/>
          <w:jc w:val="center"/>
        </w:trPr>
        <w:tc>
          <w:tcPr>
            <w:tcW w:w="677" w:type="dxa"/>
          </w:tcPr>
          <w:p>
            <w:pPr>
              <w:pStyle w:val="24"/>
              <w:spacing w:before="52"/>
              <w:ind w:left="18"/>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n</w:t>
            </w:r>
          </w:p>
        </w:tc>
        <w:tc>
          <w:tcPr>
            <w:tcW w:w="676" w:type="dxa"/>
          </w:tcPr>
          <w:p>
            <w:pPr>
              <w:pStyle w:val="24"/>
              <w:spacing w:before="52"/>
              <w:ind w:left="15"/>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w:t>
            </w:r>
          </w:p>
        </w:tc>
        <w:tc>
          <w:tcPr>
            <w:tcW w:w="677" w:type="dxa"/>
          </w:tcPr>
          <w:p>
            <w:pPr>
              <w:pStyle w:val="24"/>
              <w:spacing w:before="52"/>
              <w:ind w:left="15"/>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2</w:t>
            </w:r>
          </w:p>
        </w:tc>
        <w:tc>
          <w:tcPr>
            <w:tcW w:w="676" w:type="dxa"/>
          </w:tcPr>
          <w:p>
            <w:pPr>
              <w:pStyle w:val="24"/>
              <w:spacing w:before="52"/>
              <w:ind w:left="15"/>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3</w:t>
            </w:r>
          </w:p>
        </w:tc>
        <w:tc>
          <w:tcPr>
            <w:tcW w:w="677" w:type="dxa"/>
          </w:tcPr>
          <w:p>
            <w:pPr>
              <w:pStyle w:val="24"/>
              <w:spacing w:before="52"/>
              <w:ind w:left="13"/>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4</w:t>
            </w:r>
          </w:p>
        </w:tc>
        <w:tc>
          <w:tcPr>
            <w:tcW w:w="676" w:type="dxa"/>
          </w:tcPr>
          <w:p>
            <w:pPr>
              <w:pStyle w:val="24"/>
              <w:spacing w:before="52"/>
              <w:ind w:left="13"/>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5</w:t>
            </w:r>
          </w:p>
        </w:tc>
        <w:tc>
          <w:tcPr>
            <w:tcW w:w="677" w:type="dxa"/>
          </w:tcPr>
          <w:p>
            <w:pPr>
              <w:pStyle w:val="24"/>
              <w:spacing w:before="52"/>
              <w:ind w:left="11"/>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6</w:t>
            </w:r>
          </w:p>
        </w:tc>
        <w:tc>
          <w:tcPr>
            <w:tcW w:w="676" w:type="dxa"/>
          </w:tcPr>
          <w:p>
            <w:pPr>
              <w:pStyle w:val="24"/>
              <w:spacing w:before="52"/>
              <w:ind w:left="11"/>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7</w:t>
            </w:r>
          </w:p>
        </w:tc>
        <w:tc>
          <w:tcPr>
            <w:tcW w:w="677" w:type="dxa"/>
          </w:tcPr>
          <w:p>
            <w:pPr>
              <w:pStyle w:val="24"/>
              <w:spacing w:before="52"/>
              <w:ind w:left="9"/>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8</w:t>
            </w:r>
          </w:p>
        </w:tc>
        <w:tc>
          <w:tcPr>
            <w:tcW w:w="677" w:type="dxa"/>
          </w:tcPr>
          <w:p>
            <w:pPr>
              <w:pStyle w:val="24"/>
              <w:spacing w:before="52"/>
              <w:ind w:left="9"/>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9</w:t>
            </w:r>
          </w:p>
        </w:tc>
        <w:tc>
          <w:tcPr>
            <w:tcW w:w="676" w:type="dxa"/>
          </w:tcPr>
          <w:p>
            <w:pPr>
              <w:pStyle w:val="24"/>
              <w:spacing w:before="52"/>
              <w:ind w:left="111" w:right="104"/>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10</w:t>
            </w:r>
          </w:p>
        </w:tc>
        <w:tc>
          <w:tcPr>
            <w:tcW w:w="677" w:type="dxa"/>
          </w:tcPr>
          <w:p>
            <w:pPr>
              <w:pStyle w:val="24"/>
              <w:spacing w:before="52"/>
              <w:ind w:left="122" w:right="115"/>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11</w:t>
            </w:r>
          </w:p>
        </w:tc>
        <w:tc>
          <w:tcPr>
            <w:tcW w:w="676" w:type="dxa"/>
          </w:tcPr>
          <w:p>
            <w:pPr>
              <w:pStyle w:val="24"/>
              <w:spacing w:before="52"/>
              <w:ind w:left="109" w:right="104"/>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12</w:t>
            </w:r>
          </w:p>
        </w:tc>
        <w:tc>
          <w:tcPr>
            <w:tcW w:w="677" w:type="dxa"/>
          </w:tcPr>
          <w:p>
            <w:pPr>
              <w:pStyle w:val="24"/>
              <w:spacing w:before="52"/>
              <w:ind w:left="120" w:right="115"/>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13</w:t>
            </w:r>
          </w:p>
        </w:tc>
        <w:tc>
          <w:tcPr>
            <w:tcW w:w="676" w:type="dxa"/>
          </w:tcPr>
          <w:p>
            <w:pPr>
              <w:pStyle w:val="24"/>
              <w:spacing w:before="52"/>
              <w:ind w:left="110" w:right="104"/>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14</w:t>
            </w:r>
          </w:p>
        </w:tc>
        <w:tc>
          <w:tcPr>
            <w:tcW w:w="677" w:type="dxa"/>
          </w:tcPr>
          <w:p>
            <w:pPr>
              <w:pStyle w:val="24"/>
              <w:spacing w:before="52"/>
              <w:ind w:left="119" w:right="115"/>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15</w:t>
            </w:r>
          </w:p>
        </w:tc>
      </w:tr>
      <w:tr>
        <w:tblPrEx>
          <w:tblBorders>
            <w:top w:val="thinThickSmallGap" w:color="auto" w:sz="18" w:space="0"/>
            <w:left w:val="none" w:color="auto" w:sz="0" w:space="0"/>
            <w:bottom w:val="thickThinSmallGap" w:color="auto" w:sz="18" w:space="0"/>
            <w:right w:val="none" w:color="auto" w:sz="0" w:space="0"/>
            <w:insideH w:val="single" w:color="auto" w:sz="6" w:space="0"/>
            <w:insideV w:val="none" w:color="auto" w:sz="0" w:space="0"/>
          </w:tblBorders>
          <w:tblCellMar>
            <w:top w:w="0" w:type="dxa"/>
            <w:left w:w="0" w:type="dxa"/>
            <w:bottom w:w="0" w:type="dxa"/>
            <w:right w:w="0" w:type="dxa"/>
          </w:tblCellMar>
        </w:tblPrEx>
        <w:trPr>
          <w:trHeight w:val="270" w:hRule="atLeast"/>
          <w:jc w:val="center"/>
        </w:trPr>
        <w:tc>
          <w:tcPr>
            <w:tcW w:w="677" w:type="dxa"/>
          </w:tcPr>
          <w:p>
            <w:pPr>
              <w:pStyle w:val="24"/>
              <w:spacing w:before="52"/>
              <w:ind w:left="125" w:right="108"/>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RI</w:t>
            </w:r>
          </w:p>
        </w:tc>
        <w:tc>
          <w:tcPr>
            <w:tcW w:w="676" w:type="dxa"/>
          </w:tcPr>
          <w:p>
            <w:pPr>
              <w:pStyle w:val="24"/>
              <w:spacing w:before="52"/>
              <w:ind w:left="15"/>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0</w:t>
            </w:r>
          </w:p>
        </w:tc>
        <w:tc>
          <w:tcPr>
            <w:tcW w:w="677" w:type="dxa"/>
          </w:tcPr>
          <w:p>
            <w:pPr>
              <w:pStyle w:val="24"/>
              <w:spacing w:before="52"/>
              <w:ind w:left="15"/>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0</w:t>
            </w:r>
          </w:p>
        </w:tc>
        <w:tc>
          <w:tcPr>
            <w:tcW w:w="676" w:type="dxa"/>
          </w:tcPr>
          <w:p>
            <w:pPr>
              <w:pStyle w:val="24"/>
              <w:spacing w:before="52"/>
              <w:ind w:left="120" w:right="104"/>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0.52</w:t>
            </w:r>
          </w:p>
        </w:tc>
        <w:tc>
          <w:tcPr>
            <w:tcW w:w="677" w:type="dxa"/>
          </w:tcPr>
          <w:p>
            <w:pPr>
              <w:pStyle w:val="24"/>
              <w:spacing w:before="52"/>
              <w:ind w:left="125" w:right="111"/>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0.89</w:t>
            </w:r>
          </w:p>
        </w:tc>
        <w:tc>
          <w:tcPr>
            <w:tcW w:w="676" w:type="dxa"/>
          </w:tcPr>
          <w:p>
            <w:pPr>
              <w:pStyle w:val="24"/>
              <w:spacing w:before="52"/>
              <w:ind w:left="119" w:right="104"/>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1.12</w:t>
            </w:r>
          </w:p>
        </w:tc>
        <w:tc>
          <w:tcPr>
            <w:tcW w:w="677" w:type="dxa"/>
          </w:tcPr>
          <w:p>
            <w:pPr>
              <w:pStyle w:val="24"/>
              <w:spacing w:before="52"/>
              <w:ind w:left="125" w:right="112"/>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1.26</w:t>
            </w:r>
          </w:p>
        </w:tc>
        <w:tc>
          <w:tcPr>
            <w:tcW w:w="676" w:type="dxa"/>
          </w:tcPr>
          <w:p>
            <w:pPr>
              <w:pStyle w:val="24"/>
              <w:spacing w:before="52"/>
              <w:ind w:left="117" w:right="104"/>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1.36</w:t>
            </w:r>
          </w:p>
        </w:tc>
        <w:tc>
          <w:tcPr>
            <w:tcW w:w="677" w:type="dxa"/>
          </w:tcPr>
          <w:p>
            <w:pPr>
              <w:pStyle w:val="24"/>
              <w:spacing w:before="52"/>
              <w:ind w:left="125" w:right="114"/>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1.41</w:t>
            </w:r>
          </w:p>
        </w:tc>
        <w:tc>
          <w:tcPr>
            <w:tcW w:w="677" w:type="dxa"/>
          </w:tcPr>
          <w:p>
            <w:pPr>
              <w:pStyle w:val="24"/>
              <w:spacing w:before="52"/>
              <w:ind w:left="125" w:right="114"/>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1.46</w:t>
            </w:r>
          </w:p>
        </w:tc>
        <w:tc>
          <w:tcPr>
            <w:tcW w:w="676" w:type="dxa"/>
          </w:tcPr>
          <w:p>
            <w:pPr>
              <w:pStyle w:val="24"/>
              <w:spacing w:before="52"/>
              <w:ind w:left="113" w:right="104"/>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1.49</w:t>
            </w:r>
          </w:p>
        </w:tc>
        <w:tc>
          <w:tcPr>
            <w:tcW w:w="677" w:type="dxa"/>
          </w:tcPr>
          <w:p>
            <w:pPr>
              <w:pStyle w:val="24"/>
              <w:spacing w:before="52"/>
              <w:ind w:left="124" w:right="115"/>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1.52</w:t>
            </w:r>
          </w:p>
        </w:tc>
        <w:tc>
          <w:tcPr>
            <w:tcW w:w="676" w:type="dxa"/>
          </w:tcPr>
          <w:p>
            <w:pPr>
              <w:pStyle w:val="24"/>
              <w:spacing w:before="52"/>
              <w:ind w:left="111" w:right="104"/>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1.54</w:t>
            </w:r>
          </w:p>
        </w:tc>
        <w:tc>
          <w:tcPr>
            <w:tcW w:w="677" w:type="dxa"/>
          </w:tcPr>
          <w:p>
            <w:pPr>
              <w:pStyle w:val="24"/>
              <w:spacing w:before="52"/>
              <w:ind w:left="122" w:right="115"/>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1.56</w:t>
            </w:r>
          </w:p>
        </w:tc>
        <w:tc>
          <w:tcPr>
            <w:tcW w:w="676" w:type="dxa"/>
          </w:tcPr>
          <w:p>
            <w:pPr>
              <w:pStyle w:val="24"/>
              <w:spacing w:before="52"/>
              <w:ind w:left="112" w:right="104"/>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1.58</w:t>
            </w:r>
          </w:p>
        </w:tc>
        <w:tc>
          <w:tcPr>
            <w:tcW w:w="677" w:type="dxa"/>
          </w:tcPr>
          <w:p>
            <w:pPr>
              <w:pStyle w:val="24"/>
              <w:spacing w:before="52"/>
              <w:ind w:left="121" w:right="115"/>
              <w:rPr>
                <w:rFonts w:ascii="Book Antiqua" w:hAnsi="Book Antiqua" w:cs="Times New Roman"/>
                <w:color w:val="0D0D0D" w:themeColor="text1" w:themeTint="F2"/>
                <w:sz w:val="24"/>
                <w:szCs w:val="24"/>
                <w14:textFill>
                  <w14:solidFill>
                    <w14:schemeClr w14:val="tx1">
                      <w14:lumMod w14:val="95000"/>
                      <w14:lumOff w14:val="5000"/>
                    </w14:schemeClr>
                  </w14:solidFill>
                </w14:textFill>
              </w:rPr>
            </w:pPr>
            <w:r>
              <w:rPr>
                <w:rFonts w:ascii="Book Antiqua" w:hAnsi="Book Antiqua" w:cs="Times New Roman"/>
                <w:color w:val="0D0D0D" w:themeColor="text1" w:themeTint="F2"/>
                <w:sz w:val="24"/>
                <w:szCs w:val="24"/>
                <w14:textFill>
                  <w14:solidFill>
                    <w14:schemeClr w14:val="tx1">
                      <w14:lumMod w14:val="95000"/>
                      <w14:lumOff w14:val="5000"/>
                    </w14:schemeClr>
                  </w14:solidFill>
                </w14:textFill>
              </w:rPr>
              <w:t>1.59</w:t>
            </w:r>
          </w:p>
        </w:tc>
      </w:tr>
    </w:tbl>
    <w:p>
      <w:pPr>
        <w:pStyle w:val="18"/>
        <w:spacing w:after="156"/>
        <w:ind w:firstLine="480" w:firstLineChars="200"/>
        <w:rPr>
          <w:rFonts w:ascii="宋体" w:hAnsi="宋体" w:eastAsia="宋体"/>
        </w:rPr>
      </w:pPr>
      <w:r>
        <w:rPr>
          <w:rFonts w:hint="eastAsia" w:ascii="黑体" w:hAnsi="黑体"/>
        </w:rPr>
        <w:t>Step4：</w:t>
      </w:r>
      <w:r>
        <w:rPr>
          <w:rFonts w:hint="eastAsia" w:ascii="宋体" w:hAnsi="宋体" w:eastAsia="宋体"/>
        </w:rPr>
        <w:t>计算两个待选目标在各个中综合权重</w:t>
      </w:r>
    </w:p>
    <w:p>
      <w:pPr>
        <w:pStyle w:val="18"/>
        <w:spacing w:after="156"/>
        <w:rPr>
          <w:rFonts w:ascii="黑体" w:hAnsi="黑体"/>
        </w:rPr>
      </w:pPr>
      <w:r>
        <w:rPr>
          <w:rFonts w:hint="eastAsia" w:ascii="黑体" w:hAnsi="黑体"/>
        </w:rPr>
        <w:t>层次分析法流程图</w:t>
      </w:r>
    </w:p>
    <w:p>
      <w:pPr>
        <w:pStyle w:val="18"/>
        <w:spacing w:after="156"/>
        <w:jc w:val="center"/>
      </w:pPr>
      <w:r>
        <w:object>
          <v:shape id="_x0000_i1105" o:spt="75" type="#_x0000_t75" style="height:330.75pt;width:270pt;" o:ole="t" filled="f" o:preferrelative="t" stroked="f" coordsize="21600,21600">
            <v:path/>
            <v:fill on="f" focussize="0,0"/>
            <v:stroke on="f" joinstyle="miter"/>
            <v:imagedata r:id="rId171" o:title=""/>
            <o:lock v:ext="edit" aspectratio="t"/>
            <w10:wrap type="none"/>
            <w10:anchorlock/>
          </v:shape>
          <o:OLEObject Type="Embed" ProgID="AxGlyph.Document" ShapeID="_x0000_i1105" DrawAspect="Content" ObjectID="_1468075806" r:id="rId170">
            <o:LockedField>false</o:LockedField>
          </o:OLEObject>
        </w:object>
      </w:r>
    </w:p>
    <w:p>
      <w:pPr>
        <w:pStyle w:val="18"/>
        <w:spacing w:after="156"/>
        <w:jc w:val="center"/>
        <w:rPr>
          <w:rFonts w:ascii="宋体" w:hAnsi="宋体" w:eastAsia="宋体"/>
        </w:rPr>
      </w:pPr>
      <w:r>
        <w:rPr>
          <w:rFonts w:hint="eastAsia" w:ascii="宋体" w:hAnsi="宋体" w:eastAsia="宋体"/>
        </w:rPr>
        <w:t>图5-11</w:t>
      </w:r>
      <w:r>
        <w:rPr>
          <w:rFonts w:ascii="宋体" w:hAnsi="宋体" w:eastAsia="宋体"/>
        </w:rPr>
        <w:t xml:space="preserve"> AHP</w:t>
      </w:r>
      <w:r>
        <w:rPr>
          <w:rFonts w:hint="eastAsia" w:ascii="宋体" w:hAnsi="宋体" w:eastAsia="宋体"/>
        </w:rPr>
        <w:t>流程图</w:t>
      </w:r>
    </w:p>
    <w:p>
      <w:pPr>
        <w:pStyle w:val="18"/>
        <w:spacing w:after="156"/>
        <w:ind w:firstLine="480" w:firstLineChars="200"/>
        <w:rPr>
          <w:rFonts w:ascii="宋体" w:hAnsi="宋体" w:eastAsia="宋体"/>
        </w:rPr>
      </w:pPr>
      <w:r>
        <w:rPr>
          <w:rFonts w:hint="eastAsia" w:ascii="宋体" w:hAnsi="宋体" w:eastAsia="宋体"/>
        </w:rPr>
        <w:t>综合权重的计算方法：</w:t>
      </w:r>
    </w:p>
    <w:p>
      <w:pPr>
        <w:pStyle w:val="18"/>
        <w:spacing w:after="0" w:afterLines="0"/>
        <w:ind w:firstLine="480" w:firstLineChars="200"/>
        <w:rPr>
          <w:rFonts w:ascii="宋体" w:hAnsi="宋体" w:eastAsia="宋体"/>
        </w:rPr>
      </w:pPr>
      <w:r>
        <w:rPr>
          <w:rFonts w:hint="eastAsia" w:ascii="宋体" w:hAnsi="宋体" w:eastAsia="宋体"/>
        </w:rPr>
        <w:t>1、算数平均法</w:t>
      </w:r>
    </w:p>
    <w:p>
      <w:pPr>
        <w:pStyle w:val="18"/>
        <w:spacing w:after="156"/>
        <w:ind w:firstLine="480" w:firstLineChars="200"/>
        <w:rPr>
          <w:rFonts w:ascii="宋体" w:hAnsi="宋体" w:eastAsia="宋体"/>
        </w:rPr>
      </w:pPr>
      <w:r>
        <w:rPr>
          <w:rFonts w:hint="eastAsia" w:ascii="宋体" w:hAnsi="宋体" w:eastAsia="宋体"/>
        </w:rPr>
        <w:t>将判断矩阵按照列归一化，然后将归一化的各列相加(按行求和)，最后将相加后得到的向量中每个元素除以n即可得到算数平均法的权重向量。</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2"/>
        <w:gridCol w:w="1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92" w:type="dxa"/>
            <w:vAlign w:val="center"/>
          </w:tcPr>
          <w:p>
            <w:pPr>
              <w:spacing w:line="240" w:lineRule="auto"/>
              <w:jc w:val="center"/>
              <w:rPr>
                <w:rFonts w:ascii="宋体" w:hAnsi="宋体"/>
              </w:rPr>
            </w:pPr>
            <w:r>
              <w:rPr>
                <w:rFonts w:ascii="宋体" w:hAnsi="宋体"/>
              </w:rPr>
              <w:object>
                <v:shape id="_x0000_i1106" o:spt="75" type="#_x0000_t75" style="height:55.5pt;width:96.75pt;" o:ole="t" filled="f" o:preferrelative="t" stroked="f" coordsize="21600,21600">
                  <v:path/>
                  <v:fill on="f" focussize="0,0"/>
                  <v:stroke on="f" joinstyle="miter"/>
                  <v:imagedata r:id="rId173" o:title=""/>
                  <o:lock v:ext="edit" aspectratio="t"/>
                  <w10:wrap type="none"/>
                  <w10:anchorlock/>
                </v:shape>
                <o:OLEObject Type="Embed" ProgID="Equation.AxMath" ShapeID="_x0000_i1106" DrawAspect="Content" ObjectID="_1468075807" r:id="rId172">
                  <o:LockedField>false</o:LockedField>
                </o:OLEObject>
              </w:object>
            </w:r>
          </w:p>
        </w:tc>
        <w:tc>
          <w:tcPr>
            <w:tcW w:w="1268" w:type="dxa"/>
            <w:vAlign w:val="center"/>
          </w:tcPr>
          <w:p>
            <w:pPr>
              <w:spacing w:line="240" w:lineRule="auto"/>
              <w:jc w:val="right"/>
              <w:rPr>
                <w:rFonts w:eastAsia="黑体"/>
              </w:rPr>
            </w:pPr>
            <w:r>
              <w:rPr>
                <w:rFonts w:eastAsia="黑体"/>
              </w:rPr>
              <w:t>（</w:t>
            </w:r>
            <w:r>
              <w:rPr>
                <w:rFonts w:hint="eastAsia" w:eastAsia="黑体"/>
              </w:rPr>
              <w:t>15</w:t>
            </w:r>
            <w:r>
              <w:rPr>
                <w:rFonts w:eastAsia="黑体"/>
              </w:rPr>
              <w:t>）</w:t>
            </w:r>
          </w:p>
        </w:tc>
      </w:tr>
    </w:tbl>
    <w:p>
      <w:pPr>
        <w:pStyle w:val="18"/>
        <w:spacing w:after="0" w:afterLines="0"/>
        <w:ind w:firstLine="480" w:firstLineChars="200"/>
        <w:rPr>
          <w:rFonts w:ascii="宋体" w:hAnsi="宋体" w:eastAsia="宋体"/>
        </w:rPr>
      </w:pPr>
      <w:r>
        <w:rPr>
          <w:rFonts w:hint="eastAsia" w:ascii="宋体" w:hAnsi="宋体" w:eastAsia="宋体"/>
        </w:rPr>
        <w:t>2、几何平均法</w:t>
      </w:r>
    </w:p>
    <w:p>
      <w:pPr>
        <w:pStyle w:val="18"/>
        <w:spacing w:after="156"/>
        <w:ind w:firstLine="480" w:firstLineChars="200"/>
        <w:rPr>
          <w:rFonts w:ascii="宋体" w:hAnsi="宋体" w:eastAsia="宋体"/>
        </w:rPr>
      </w:pPr>
      <w:r>
        <w:rPr>
          <w:rFonts w:hint="eastAsia" w:ascii="宋体" w:hAnsi="宋体" w:eastAsia="宋体"/>
        </w:rPr>
        <w:t>将A的元素按照行相乘得到一个新的列向量，再将新的向量的每个分量开n次方，对该列向量进行归一化即可得到集合平均法的权重向量。</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2"/>
        <w:gridCol w:w="1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92" w:type="dxa"/>
            <w:vAlign w:val="center"/>
          </w:tcPr>
          <w:p>
            <w:pPr>
              <w:spacing w:line="240" w:lineRule="auto"/>
              <w:jc w:val="center"/>
              <w:rPr>
                <w:rFonts w:ascii="宋体" w:hAnsi="宋体"/>
              </w:rPr>
            </w:pPr>
            <w:r>
              <w:rPr>
                <w:rFonts w:ascii="宋体" w:hAnsi="宋体"/>
              </w:rPr>
              <w:object>
                <v:shape id="_x0000_i1107" o:spt="75" type="#_x0000_t75" style="height:75.75pt;width:185.25pt;" o:ole="t" filled="f" o:preferrelative="t" stroked="f" coordsize="21600,21600">
                  <v:path/>
                  <v:fill on="f" focussize="0,0"/>
                  <v:stroke on="f" joinstyle="miter"/>
                  <v:imagedata r:id="rId175" o:title=""/>
                  <o:lock v:ext="edit" aspectratio="t"/>
                  <w10:wrap type="none"/>
                  <w10:anchorlock/>
                </v:shape>
                <o:OLEObject Type="Embed" ProgID="Equation.AxMath" ShapeID="_x0000_i1107" DrawAspect="Content" ObjectID="_1468075808" r:id="rId174">
                  <o:LockedField>false</o:LockedField>
                </o:OLEObject>
              </w:object>
            </w:r>
          </w:p>
        </w:tc>
        <w:tc>
          <w:tcPr>
            <w:tcW w:w="1268" w:type="dxa"/>
            <w:vAlign w:val="center"/>
          </w:tcPr>
          <w:p>
            <w:pPr>
              <w:spacing w:line="240" w:lineRule="auto"/>
              <w:jc w:val="right"/>
              <w:rPr>
                <w:rFonts w:eastAsia="黑体"/>
              </w:rPr>
            </w:pPr>
            <w:r>
              <w:rPr>
                <w:rFonts w:eastAsia="黑体"/>
              </w:rPr>
              <w:t>（</w:t>
            </w:r>
            <w:r>
              <w:rPr>
                <w:rFonts w:hint="eastAsia" w:eastAsia="黑体"/>
              </w:rPr>
              <w:t>16</w:t>
            </w:r>
            <w:r>
              <w:rPr>
                <w:rFonts w:eastAsia="黑体"/>
              </w:rPr>
              <w:t>）</w:t>
            </w:r>
          </w:p>
        </w:tc>
      </w:tr>
    </w:tbl>
    <w:p>
      <w:pPr>
        <w:pStyle w:val="18"/>
        <w:spacing w:after="0" w:afterLines="0"/>
        <w:ind w:firstLine="480" w:firstLineChars="200"/>
        <w:rPr>
          <w:rFonts w:ascii="宋体" w:hAnsi="宋体" w:eastAsia="宋体"/>
        </w:rPr>
      </w:pPr>
      <w:r>
        <w:rPr>
          <w:rFonts w:hint="eastAsia" w:ascii="宋体" w:hAnsi="宋体" w:eastAsia="宋体"/>
        </w:rPr>
        <w:t>3、特征值法</w:t>
      </w:r>
    </w:p>
    <w:p>
      <w:pPr>
        <w:pStyle w:val="18"/>
        <w:spacing w:after="156"/>
        <w:ind w:firstLine="480" w:firstLineChars="200"/>
        <w:rPr>
          <w:rFonts w:ascii="宋体" w:hAnsi="宋体" w:eastAsia="宋体"/>
        </w:rPr>
      </w:pPr>
      <w:r>
        <w:rPr>
          <w:rFonts w:hint="eastAsia" w:ascii="宋体" w:hAnsi="宋体" w:eastAsia="宋体"/>
        </w:rPr>
        <w:t>求出矩阵A的最大特征值以及其对应的特征向量，再对求出的特征向量进行归一化即可得到特征值法的权重。</w:t>
      </w:r>
    </w:p>
    <w:p>
      <w:pPr>
        <w:pStyle w:val="18"/>
        <w:spacing w:after="156"/>
        <w:ind w:firstLine="480" w:firstLineChars="200"/>
        <w:rPr>
          <w:rFonts w:ascii="宋体" w:hAnsi="宋体" w:eastAsia="宋体"/>
        </w:rPr>
      </w:pPr>
      <w:r>
        <w:rPr>
          <w:rFonts w:hint="eastAsia" w:ascii="宋体" w:hAnsi="宋体" w:eastAsia="宋体"/>
        </w:rPr>
        <w:t>为了保证结果的稳健性，以及评价的合理性，我们分别用三个方法求出综合权重求一个均值作为两个算法评价的综合权重。</w:t>
      </w:r>
    </w:p>
    <w:p>
      <w:pPr>
        <w:pStyle w:val="18"/>
        <w:spacing w:after="156"/>
        <w:ind w:firstLine="480" w:firstLineChars="200"/>
        <w:rPr>
          <w:rFonts w:ascii="宋体" w:hAnsi="宋体" w:eastAsia="宋体"/>
        </w:rPr>
      </w:pPr>
      <w:r>
        <w:rPr>
          <w:rFonts w:ascii="黑体" w:hAnsi="黑体"/>
        </w:rPr>
        <w:t>Step5</w:t>
      </w:r>
      <w:r>
        <w:rPr>
          <w:rFonts w:hint="eastAsia" w:ascii="黑体" w:hAnsi="黑体"/>
        </w:rPr>
        <w:t>：</w:t>
      </w:r>
      <w:r>
        <w:rPr>
          <w:rFonts w:hint="eastAsia" w:ascii="宋体" w:hAnsi="宋体" w:eastAsia="宋体"/>
        </w:rPr>
        <w:t>根据综合权重做出评价</w:t>
      </w:r>
    </w:p>
    <w:p>
      <w:pPr>
        <w:pStyle w:val="18"/>
        <w:spacing w:after="156"/>
        <w:jc w:val="center"/>
        <w:rPr>
          <w:rFonts w:ascii="宋体" w:hAnsi="宋体" w:eastAsia="宋体"/>
        </w:rPr>
      </w:pPr>
      <w:r>
        <w:rPr>
          <w:rFonts w:hint="eastAsia" w:ascii="宋体" w:hAnsi="宋体" w:eastAsia="宋体"/>
        </w:rPr>
        <w:t>表5-5</w:t>
      </w:r>
      <w:r>
        <w:rPr>
          <w:rFonts w:ascii="宋体" w:hAnsi="宋体" w:eastAsia="宋体"/>
        </w:rPr>
        <w:t xml:space="preserve"> </w:t>
      </w:r>
      <w:r>
        <w:rPr>
          <w:rFonts w:hint="eastAsia" w:ascii="宋体" w:hAnsi="宋体" w:eastAsia="宋体"/>
        </w:rPr>
        <w:t>蒙特卡洛算法</w:t>
      </w:r>
    </w:p>
    <w:tbl>
      <w:tblPr>
        <w:tblStyle w:val="10"/>
        <w:tblW w:w="0" w:type="auto"/>
        <w:jc w:val="center"/>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2293"/>
        <w:gridCol w:w="1676"/>
        <w:gridCol w:w="426"/>
      </w:tblGrid>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trHeight w:val="425" w:hRule="atLeast"/>
          <w:jc w:val="center"/>
        </w:trPr>
        <w:tc>
          <w:tcPr>
            <w:tcW w:w="2293" w:type="dxa"/>
            <w:tcBorders>
              <w:top w:val="single" w:color="auto" w:sz="12" w:space="0"/>
              <w:left w:val="nil"/>
              <w:bottom w:val="nil"/>
              <w:right w:val="nil"/>
              <w:insideH w:val="nil"/>
              <w:insideV w:val="nil"/>
              <w:tl2br w:val="nil"/>
              <w:tr2bl w:val="nil"/>
            </w:tcBorders>
            <w:shd w:val="clear" w:color="auto" w:fill="E7E6E6" w:themeFill="background2"/>
            <w:vAlign w:val="center"/>
          </w:tcPr>
          <w:p>
            <w:pPr>
              <w:pStyle w:val="18"/>
              <w:autoSpaceDE w:val="0"/>
              <w:autoSpaceDN w:val="0"/>
              <w:spacing w:after="156"/>
              <w:contextualSpacing/>
              <w:jc w:val="center"/>
              <w:textAlignment w:val="center"/>
              <w:rPr>
                <w:rFonts w:ascii="宋体" w:hAnsi="宋体" w:eastAsia="宋体"/>
              </w:rPr>
            </w:pPr>
            <w:r>
              <w:rPr>
                <w:rFonts w:hint="eastAsia" w:ascii="宋体" w:hAnsi="宋体" w:eastAsia="宋体"/>
              </w:rPr>
              <w:t>蒙特卡洛算法</w:t>
            </w:r>
          </w:p>
        </w:tc>
        <w:tc>
          <w:tcPr>
            <w:tcW w:w="1676" w:type="dxa"/>
            <w:tcBorders>
              <w:top w:val="single" w:color="auto" w:sz="12" w:space="0"/>
              <w:bottom w:val="nil"/>
              <w:right w:val="nil"/>
              <w:insideH w:val="nil"/>
              <w:insideV w:val="nil"/>
              <w:tl2br w:val="nil"/>
              <w:tr2bl w:val="nil"/>
            </w:tcBorders>
            <w:shd w:val="clear" w:color="auto" w:fill="E7E6E6" w:themeFill="background2"/>
            <w:vAlign w:val="center"/>
          </w:tcPr>
          <w:p>
            <w:pPr>
              <w:pStyle w:val="18"/>
              <w:autoSpaceDE w:val="0"/>
              <w:autoSpaceDN w:val="0"/>
              <w:spacing w:after="156"/>
              <w:contextualSpacing/>
              <w:jc w:val="right"/>
              <w:textAlignment w:val="center"/>
              <w:rPr>
                <w:rFonts w:ascii="宋体" w:hAnsi="宋体" w:eastAsia="宋体"/>
              </w:rPr>
            </w:pPr>
            <w:r>
              <w:rPr>
                <w:rFonts w:hint="eastAsia" w:ascii="宋体" w:hAnsi="宋体" w:eastAsia="宋体"/>
              </w:rPr>
              <w:t>遗传算法</w:t>
            </w:r>
          </w:p>
        </w:tc>
        <w:tc>
          <w:tcPr>
            <w:tcW w:w="426" w:type="dxa"/>
            <w:tcBorders>
              <w:top w:val="single" w:color="auto" w:sz="12" w:space="0"/>
              <w:bottom w:val="nil"/>
              <w:right w:val="nil"/>
              <w:insideH w:val="nil"/>
              <w:insideV w:val="nil"/>
              <w:tl2br w:val="nil"/>
              <w:tr2bl w:val="nil"/>
            </w:tcBorders>
            <w:shd w:val="clear" w:color="auto" w:fill="E7E6E6" w:themeFill="background2"/>
            <w:vAlign w:val="center"/>
          </w:tcPr>
          <w:p>
            <w:pPr>
              <w:pStyle w:val="18"/>
              <w:autoSpaceDE w:val="0"/>
              <w:autoSpaceDN w:val="0"/>
              <w:spacing w:after="156"/>
              <w:contextualSpacing/>
              <w:jc w:val="center"/>
              <w:textAlignment w:val="center"/>
              <w:rPr>
                <w:rFonts w:ascii="宋体" w:hAnsi="宋体" w:eastAsia="宋体"/>
              </w:rPr>
            </w:pP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CellMar>
            <w:top w:w="0" w:type="dxa"/>
            <w:left w:w="57" w:type="dxa"/>
            <w:bottom w:w="0" w:type="dxa"/>
            <w:right w:w="57" w:type="dxa"/>
          </w:tblCellMar>
        </w:tblPrEx>
        <w:trPr>
          <w:trHeight w:val="425" w:hRule="atLeast"/>
          <w:jc w:val="center"/>
        </w:trPr>
        <w:tc>
          <w:tcPr>
            <w:tcW w:w="2293" w:type="dxa"/>
            <w:shd w:val="clear" w:color="auto" w:fill="auto"/>
            <w:vAlign w:val="center"/>
          </w:tcPr>
          <w:p>
            <w:pPr>
              <w:pStyle w:val="18"/>
              <w:autoSpaceDE w:val="0"/>
              <w:autoSpaceDN w:val="0"/>
              <w:spacing w:after="156"/>
              <w:contextualSpacing/>
              <w:jc w:val="center"/>
              <w:textAlignment w:val="center"/>
              <w:rPr>
                <w:rFonts w:ascii="宋体" w:hAnsi="宋体" w:eastAsia="宋体"/>
              </w:rPr>
            </w:pPr>
            <w:r>
              <w:rPr>
                <w:rFonts w:hint="eastAsia" w:ascii="宋体" w:hAnsi="宋体" w:eastAsia="宋体"/>
              </w:rPr>
              <w:t>0.3406</w:t>
            </w:r>
          </w:p>
        </w:tc>
        <w:tc>
          <w:tcPr>
            <w:tcW w:w="1676" w:type="dxa"/>
            <w:shd w:val="clear" w:color="auto" w:fill="auto"/>
            <w:vAlign w:val="center"/>
          </w:tcPr>
          <w:p>
            <w:pPr>
              <w:pStyle w:val="18"/>
              <w:wordWrap w:val="0"/>
              <w:autoSpaceDE w:val="0"/>
              <w:autoSpaceDN w:val="0"/>
              <w:spacing w:after="156"/>
              <w:contextualSpacing/>
              <w:jc w:val="right"/>
              <w:textAlignment w:val="center"/>
              <w:rPr>
                <w:rFonts w:ascii="宋体" w:hAnsi="宋体" w:eastAsia="宋体"/>
              </w:rPr>
            </w:pPr>
            <w:r>
              <w:rPr>
                <w:rFonts w:hint="eastAsia" w:ascii="宋体" w:hAnsi="宋体" w:eastAsia="宋体"/>
              </w:rPr>
              <w:t>0.6595</w:t>
            </w:r>
            <w:r>
              <w:rPr>
                <w:rFonts w:ascii="宋体" w:hAnsi="宋体" w:eastAsia="宋体"/>
              </w:rPr>
              <w:t xml:space="preserve"> </w:t>
            </w:r>
          </w:p>
        </w:tc>
        <w:tc>
          <w:tcPr>
            <w:tcW w:w="426" w:type="dxa"/>
            <w:shd w:val="clear" w:color="auto" w:fill="auto"/>
            <w:vAlign w:val="center"/>
          </w:tcPr>
          <w:p>
            <w:pPr>
              <w:pStyle w:val="18"/>
              <w:autoSpaceDE w:val="0"/>
              <w:autoSpaceDN w:val="0"/>
              <w:spacing w:after="156"/>
              <w:contextualSpacing/>
              <w:jc w:val="center"/>
              <w:textAlignment w:val="center"/>
              <w:rPr>
                <w:rFonts w:ascii="宋体" w:hAnsi="宋体" w:eastAsia="宋体"/>
              </w:rPr>
            </w:pPr>
          </w:p>
        </w:tc>
      </w:tr>
    </w:tbl>
    <w:p>
      <w:pPr>
        <w:pStyle w:val="18"/>
        <w:spacing w:after="156"/>
        <w:ind w:firstLine="480" w:firstLineChars="200"/>
        <w:rPr>
          <w:rFonts w:ascii="宋体" w:hAnsi="宋体"/>
        </w:rPr>
      </w:pPr>
      <w:r>
        <w:rPr>
          <w:rFonts w:hint="eastAsia" w:ascii="宋体" w:hAnsi="宋体" w:eastAsia="宋体"/>
        </w:rPr>
        <w:t>从图5-4中可以看出，遗传算法的综合得分最高，说明遗传算法的效率更高。由于篇幅的原因，我们将各判断矩阵及其权重指标表放在了附录上。</w:t>
      </w:r>
    </w:p>
    <w:p>
      <w:pPr>
        <w:pStyle w:val="14"/>
        <w:outlineLvl w:val="0"/>
      </w:pPr>
      <w:r>
        <w:rPr>
          <w:rFonts w:hint="eastAsia"/>
        </w:rPr>
        <w:t>六、模型评价与推广</w:t>
      </w:r>
    </w:p>
    <w:p>
      <w:pPr>
        <w:pStyle w:val="17"/>
        <w:outlineLvl w:val="1"/>
        <w:rPr>
          <w:rFonts w:ascii="黑体" w:hAnsi="黑体"/>
        </w:rPr>
      </w:pPr>
      <w:r>
        <w:rPr>
          <w:rFonts w:hint="eastAsia" w:ascii="黑体" w:hAnsi="黑体"/>
        </w:rPr>
        <w:t>6.1</w:t>
      </w:r>
      <w:r>
        <w:rPr>
          <w:rFonts w:ascii="黑体" w:hAnsi="黑体"/>
        </w:rPr>
        <w:t xml:space="preserve"> </w:t>
      </w:r>
      <w:r>
        <w:rPr>
          <w:rFonts w:hint="eastAsia" w:ascii="黑体" w:hAnsi="黑体"/>
        </w:rPr>
        <w:t>模型的优点</w:t>
      </w:r>
    </w:p>
    <w:p>
      <w:pPr>
        <w:ind w:firstLine="480" w:firstLineChars="200"/>
      </w:pPr>
      <w:r>
        <w:rPr>
          <w:rFonts w:hint="eastAsia"/>
        </w:rPr>
        <w:t>优点一：在例子的研究基础上，重新定义了一次性攻击所有要被攻击点的删边规则，大大减少了迭代次数，提高了算法的收敛速度。</w:t>
      </w:r>
    </w:p>
    <w:p>
      <w:pPr>
        <w:ind w:firstLine="480" w:firstLineChars="200"/>
      </w:pPr>
      <w:r>
        <w:rPr>
          <w:rFonts w:hint="eastAsia"/>
        </w:rPr>
        <w:t>优点二：问题二中选择网络时根据度、平均度、度分布三个属性，综合评选出级联失效现象最明显的</w:t>
      </w:r>
      <w:r>
        <w:rPr>
          <w:rFonts w:hint="eastAsia" w:ascii="宋体" w:hAnsi="宋体"/>
        </w:rPr>
        <w:t>data</w:t>
      </w:r>
      <w:r>
        <w:rPr>
          <w:rFonts w:ascii="宋体" w:hAnsi="宋体"/>
        </w:rPr>
        <w:t xml:space="preserve"> </w:t>
      </w:r>
      <w:r>
        <w:rPr>
          <w:rFonts w:hint="eastAsia" w:ascii="宋体" w:hAnsi="宋体"/>
        </w:rPr>
        <w:t>4</w:t>
      </w:r>
      <w:r>
        <w:rPr>
          <w:rFonts w:hint="eastAsia"/>
        </w:rPr>
        <w:t>，问题考虑较为全面。</w:t>
      </w:r>
    </w:p>
    <w:p>
      <w:pPr>
        <w:ind w:firstLine="480" w:firstLineChars="200"/>
      </w:pPr>
      <w:r>
        <w:rPr>
          <w:rFonts w:hint="eastAsia"/>
        </w:rPr>
        <w:t>优点三：设定节点攻击优先原则：度大原则、关键位置原则及最大连团原则，进行优化模型的建立，具有一定的创新性。</w:t>
      </w:r>
    </w:p>
    <w:p>
      <w:pPr>
        <w:ind w:firstLine="480" w:firstLineChars="200"/>
        <w:rPr>
          <w:rFonts w:hint="eastAsia"/>
        </w:rPr>
      </w:pPr>
      <w:r>
        <w:rPr>
          <w:rFonts w:hint="eastAsia"/>
        </w:rPr>
        <w:t>优点四：论文中相关图表较多，直观性较强</w:t>
      </w:r>
      <w:r>
        <w:commentReference w:id="49"/>
      </w:r>
      <w:r>
        <w:rPr>
          <w:rFonts w:hint="eastAsia"/>
        </w:rPr>
        <w:t>。</w:t>
      </w:r>
    </w:p>
    <w:p>
      <w:pPr>
        <w:pStyle w:val="17"/>
        <w:outlineLvl w:val="1"/>
        <w:rPr>
          <w:rFonts w:ascii="黑体" w:hAnsi="黑体"/>
        </w:rPr>
      </w:pPr>
      <w:r>
        <w:rPr>
          <w:rFonts w:hint="eastAsia" w:ascii="黑体" w:hAnsi="黑体"/>
        </w:rPr>
        <w:t>6.2</w:t>
      </w:r>
      <w:r>
        <w:rPr>
          <w:rFonts w:ascii="黑体" w:hAnsi="黑体"/>
        </w:rPr>
        <w:t xml:space="preserve"> </w:t>
      </w:r>
      <w:r>
        <w:rPr>
          <w:rFonts w:hint="eastAsia" w:ascii="黑体" w:hAnsi="黑体"/>
        </w:rPr>
        <w:t>模型的缺点</w:t>
      </w:r>
    </w:p>
    <w:p>
      <w:pPr>
        <w:ind w:firstLine="480" w:firstLineChars="200"/>
        <w:rPr>
          <w:rFonts w:hint="eastAsia"/>
        </w:rPr>
      </w:pPr>
      <w:r>
        <w:rPr>
          <w:rFonts w:hint="eastAsia"/>
        </w:rPr>
        <w:t>没有考虑实际存在的蓄意攻击情形，对模型假设较多，将攻击情况设置得较为理想化。</w:t>
      </w:r>
    </w:p>
    <w:p>
      <w:pPr>
        <w:pStyle w:val="17"/>
        <w:outlineLvl w:val="1"/>
        <w:rPr>
          <w:rFonts w:ascii="黑体" w:hAnsi="黑体"/>
        </w:rPr>
      </w:pPr>
      <w:r>
        <w:rPr>
          <w:rFonts w:hint="eastAsia" w:ascii="黑体" w:hAnsi="黑体"/>
        </w:rPr>
        <w:t>6.3</w:t>
      </w:r>
      <w:r>
        <w:rPr>
          <w:rFonts w:ascii="黑体" w:hAnsi="黑体"/>
        </w:rPr>
        <w:t xml:space="preserve"> </w:t>
      </w:r>
      <w:r>
        <w:rPr>
          <w:rFonts w:hint="eastAsia" w:ascii="黑体" w:hAnsi="黑体"/>
        </w:rPr>
        <w:t>模型的推广</w:t>
      </w:r>
    </w:p>
    <w:p>
      <w:pPr>
        <w:ind w:firstLine="480" w:firstLineChars="200"/>
        <w:rPr>
          <w:ins w:id="6" w:author="希声" w:date="2020-07-06T15:52:28Z"/>
          <w:rStyle w:val="23"/>
          <w:rFonts w:hint="default"/>
        </w:rPr>
      </w:pPr>
      <w:r>
        <w:rPr>
          <w:rStyle w:val="23"/>
          <w:rFonts w:hint="default"/>
        </w:rPr>
        <w:t>本文是对</w:t>
      </w:r>
      <w:r>
        <w:rPr>
          <w:rStyle w:val="23"/>
        </w:rPr>
        <w:t>相互作用网络中级联失效问题</w:t>
      </w:r>
      <w:r>
        <w:rPr>
          <w:rStyle w:val="23"/>
          <w:rFonts w:hint="default"/>
        </w:rPr>
        <w:t>进行了分析与评价，我们可以将其推广至</w:t>
      </w:r>
      <w:r>
        <w:rPr>
          <w:rStyle w:val="23"/>
        </w:rPr>
        <w:t>通信-电力网络</w:t>
      </w:r>
      <w:r>
        <w:rPr>
          <w:rStyle w:val="23"/>
          <w:rFonts w:hint="default"/>
        </w:rPr>
        <w:t>等</w:t>
      </w:r>
      <w:r>
        <w:rPr>
          <w:rStyle w:val="23"/>
        </w:rPr>
        <w:t>随机故障</w:t>
      </w:r>
      <w:r>
        <w:rPr>
          <w:rStyle w:val="23"/>
          <w:rFonts w:hint="default"/>
        </w:rPr>
        <w:t>问题</w:t>
      </w:r>
      <w:r>
        <w:rPr>
          <w:rStyle w:val="23"/>
        </w:rPr>
        <w:t>以及关键基础设施级联失效等问题</w:t>
      </w:r>
      <w:r>
        <w:rPr>
          <w:rStyle w:val="23"/>
          <w:rFonts w:hint="default"/>
        </w:rPr>
        <w:t>，并加以改进，具有很强的现实意义。</w:t>
      </w:r>
    </w:p>
    <w:p>
      <w:pPr>
        <w:ind w:firstLine="480" w:firstLineChars="200"/>
        <w:rPr>
          <w:ins w:id="7" w:author="希声" w:date="2020-07-06T15:52:28Z"/>
          <w:rStyle w:val="23"/>
          <w:rFonts w:hint="default"/>
        </w:rPr>
      </w:pPr>
    </w:p>
    <w:p>
      <w:pPr>
        <w:ind w:firstLine="480" w:firstLineChars="200"/>
        <w:rPr>
          <w:ins w:id="9" w:author="希声" w:date="2020-07-06T15:52:46Z"/>
          <w:rStyle w:val="23"/>
          <w:rFonts w:hint="eastAsia"/>
          <w:lang w:val="en-US" w:eastAsia="zh-CN"/>
        </w:rPr>
        <w:pPrChange w:id="8" w:author="希声" w:date="2020-07-06T15:52:41Z">
          <w:pPr>
            <w:ind w:firstLine="480" w:firstLineChars="200"/>
          </w:pPr>
        </w:pPrChange>
      </w:pPr>
      <w:ins w:id="10" w:author="希声" w:date="2020-07-06T15:52:35Z">
        <w:r>
          <w:rPr>
            <w:rStyle w:val="23"/>
            <w:rFonts w:hint="eastAsia"/>
            <w:lang w:val="en-US" w:eastAsia="zh-CN"/>
          </w:rPr>
          <w:t>全文</w:t>
        </w:r>
      </w:ins>
      <w:ins w:id="11" w:author="希声" w:date="2020-07-06T15:52:37Z">
        <w:r>
          <w:rPr>
            <w:rStyle w:val="23"/>
            <w:rFonts w:hint="eastAsia"/>
            <w:lang w:val="en-US" w:eastAsia="zh-CN"/>
          </w:rPr>
          <w:t>总结</w:t>
        </w:r>
      </w:ins>
      <w:ins w:id="12" w:author="希声" w:date="2020-07-06T15:52:43Z">
        <w:r>
          <w:rPr>
            <w:rStyle w:val="23"/>
            <w:rFonts w:hint="eastAsia"/>
            <w:lang w:val="en-US" w:eastAsia="zh-CN"/>
          </w:rPr>
          <w:t>：</w:t>
        </w:r>
      </w:ins>
    </w:p>
    <w:p>
      <w:pPr>
        <w:numPr>
          <w:ilvl w:val="0"/>
          <w:numId w:val="3"/>
          <w:ins w:id="14" w:author="希声" w:date="2020-07-06T15:54:08Z"/>
        </w:numPr>
        <w:ind w:firstLine="480" w:firstLineChars="200"/>
        <w:rPr>
          <w:ins w:id="15" w:author="希声" w:date="2020-07-06T15:54:08Z"/>
          <w:rStyle w:val="23"/>
          <w:rFonts w:hint="eastAsia"/>
          <w:lang w:val="en-US" w:eastAsia="zh-CN"/>
        </w:rPr>
        <w:pPrChange w:id="13" w:author="希声" w:date="2020-07-06T15:54:08Z">
          <w:pPr>
            <w:ind w:firstLine="480" w:firstLineChars="200"/>
          </w:pPr>
        </w:pPrChange>
      </w:pPr>
      <w:ins w:id="16" w:author="希声" w:date="2020-07-06T15:52:51Z">
        <w:r>
          <w:rPr>
            <w:rStyle w:val="23"/>
            <w:rFonts w:hint="eastAsia"/>
            <w:lang w:val="en-US" w:eastAsia="zh-CN"/>
          </w:rPr>
          <w:t>表述</w:t>
        </w:r>
      </w:ins>
      <w:ins w:id="17" w:author="希声" w:date="2020-07-06T15:52:52Z">
        <w:r>
          <w:rPr>
            <w:rStyle w:val="23"/>
            <w:rFonts w:hint="eastAsia"/>
            <w:lang w:val="en-US" w:eastAsia="zh-CN"/>
          </w:rPr>
          <w:t>不清</w:t>
        </w:r>
      </w:ins>
      <w:ins w:id="18" w:author="希声" w:date="2020-07-06T15:52:53Z">
        <w:r>
          <w:rPr>
            <w:rStyle w:val="23"/>
            <w:rFonts w:hint="eastAsia"/>
            <w:lang w:val="en-US" w:eastAsia="zh-CN"/>
          </w:rPr>
          <w:t>，</w:t>
        </w:r>
      </w:ins>
      <w:ins w:id="19" w:author="希声" w:date="2020-07-06T15:53:11Z">
        <w:r>
          <w:rPr>
            <w:rStyle w:val="23"/>
            <w:rFonts w:hint="eastAsia"/>
            <w:lang w:val="en-US" w:eastAsia="zh-CN"/>
          </w:rPr>
          <w:t>应</w:t>
        </w:r>
      </w:ins>
      <w:ins w:id="20" w:author="希声" w:date="2020-07-06T15:53:04Z">
        <w:r>
          <w:rPr>
            <w:rStyle w:val="23"/>
            <w:rFonts w:hint="eastAsia"/>
            <w:lang w:val="en-US" w:eastAsia="zh-CN"/>
          </w:rPr>
          <w:t>尽量</w:t>
        </w:r>
      </w:ins>
      <w:ins w:id="21" w:author="希声" w:date="2020-07-06T15:53:12Z">
        <w:r>
          <w:rPr>
            <w:rStyle w:val="23"/>
            <w:rFonts w:hint="eastAsia"/>
            <w:lang w:val="en-US" w:eastAsia="zh-CN"/>
          </w:rPr>
          <w:t>用</w:t>
        </w:r>
      </w:ins>
      <w:ins w:id="22" w:author="希声" w:date="2020-07-06T15:53:14Z">
        <w:r>
          <w:rPr>
            <w:rStyle w:val="23"/>
            <w:rFonts w:hint="eastAsia"/>
            <w:lang w:val="en-US" w:eastAsia="zh-CN"/>
          </w:rPr>
          <w:t>数学模型</w:t>
        </w:r>
      </w:ins>
      <w:ins w:id="23" w:author="希声" w:date="2020-07-06T15:53:15Z">
        <w:r>
          <w:rPr>
            <w:rStyle w:val="23"/>
            <w:rFonts w:hint="eastAsia"/>
            <w:lang w:val="en-US" w:eastAsia="zh-CN"/>
          </w:rPr>
          <w:t>去</w:t>
        </w:r>
      </w:ins>
      <w:ins w:id="24" w:author="希声" w:date="2020-07-06T15:53:16Z">
        <w:r>
          <w:rPr>
            <w:rStyle w:val="23"/>
            <w:rFonts w:hint="eastAsia"/>
            <w:lang w:val="en-US" w:eastAsia="zh-CN"/>
          </w:rPr>
          <w:t>表述</w:t>
        </w:r>
      </w:ins>
      <w:ins w:id="25" w:author="希声" w:date="2020-07-06T15:53:17Z">
        <w:r>
          <w:rPr>
            <w:rStyle w:val="23"/>
            <w:rFonts w:hint="eastAsia"/>
            <w:lang w:val="en-US" w:eastAsia="zh-CN"/>
          </w:rPr>
          <w:t>，</w:t>
        </w:r>
      </w:ins>
      <w:ins w:id="26" w:author="希声" w:date="2020-07-06T15:53:21Z">
        <w:r>
          <w:rPr>
            <w:rStyle w:val="23"/>
            <w:rFonts w:hint="eastAsia"/>
            <w:lang w:val="en-US" w:eastAsia="zh-CN"/>
          </w:rPr>
          <w:t>先说明</w:t>
        </w:r>
      </w:ins>
      <w:ins w:id="27" w:author="希声" w:date="2020-07-06T15:53:22Z">
        <w:r>
          <w:rPr>
            <w:rStyle w:val="23"/>
            <w:rFonts w:hint="eastAsia"/>
            <w:lang w:val="en-US" w:eastAsia="zh-CN"/>
          </w:rPr>
          <w:t>建模</w:t>
        </w:r>
      </w:ins>
      <w:ins w:id="28" w:author="希声" w:date="2020-07-06T15:53:23Z">
        <w:r>
          <w:rPr>
            <w:rStyle w:val="23"/>
            <w:rFonts w:hint="eastAsia"/>
            <w:lang w:val="en-US" w:eastAsia="zh-CN"/>
          </w:rPr>
          <w:t>思路，</w:t>
        </w:r>
      </w:ins>
      <w:ins w:id="29" w:author="希声" w:date="2020-07-06T15:53:28Z">
        <w:r>
          <w:rPr>
            <w:rStyle w:val="23"/>
            <w:rFonts w:hint="eastAsia"/>
            <w:lang w:val="en-US" w:eastAsia="zh-CN"/>
          </w:rPr>
          <w:t>再</w:t>
        </w:r>
      </w:ins>
      <w:ins w:id="30" w:author="希声" w:date="2020-07-06T15:53:30Z">
        <w:r>
          <w:rPr>
            <w:rStyle w:val="23"/>
            <w:rFonts w:hint="eastAsia"/>
            <w:lang w:val="en-US" w:eastAsia="zh-CN"/>
          </w:rPr>
          <w:t>进行</w:t>
        </w:r>
      </w:ins>
      <w:ins w:id="31" w:author="希声" w:date="2020-07-06T15:53:31Z">
        <w:r>
          <w:rPr>
            <w:rStyle w:val="23"/>
            <w:rFonts w:hint="eastAsia"/>
            <w:lang w:val="en-US" w:eastAsia="zh-CN"/>
          </w:rPr>
          <w:t>模型</w:t>
        </w:r>
      </w:ins>
      <w:ins w:id="32" w:author="希声" w:date="2020-07-06T15:53:32Z">
        <w:r>
          <w:rPr>
            <w:rStyle w:val="23"/>
            <w:rFonts w:hint="eastAsia"/>
            <w:lang w:val="en-US" w:eastAsia="zh-CN"/>
          </w:rPr>
          <w:t>构建，</w:t>
        </w:r>
      </w:ins>
      <w:ins w:id="33" w:author="希声" w:date="2020-07-06T15:53:37Z">
        <w:r>
          <w:rPr>
            <w:rStyle w:val="23"/>
            <w:rFonts w:hint="eastAsia"/>
            <w:lang w:val="en-US" w:eastAsia="zh-CN"/>
          </w:rPr>
          <w:t>介绍</w:t>
        </w:r>
      </w:ins>
      <w:ins w:id="34" w:author="希声" w:date="2020-07-06T15:53:39Z">
        <w:r>
          <w:rPr>
            <w:rStyle w:val="23"/>
            <w:rFonts w:hint="eastAsia"/>
            <w:lang w:val="en-US" w:eastAsia="zh-CN"/>
          </w:rPr>
          <w:t>求解</w:t>
        </w:r>
      </w:ins>
      <w:ins w:id="35" w:author="希声" w:date="2020-07-06T15:53:40Z">
        <w:r>
          <w:rPr>
            <w:rStyle w:val="23"/>
            <w:rFonts w:hint="eastAsia"/>
            <w:lang w:val="en-US" w:eastAsia="zh-CN"/>
          </w:rPr>
          <w:t>算法</w:t>
        </w:r>
      </w:ins>
      <w:ins w:id="36" w:author="希声" w:date="2020-07-06T15:53:41Z">
        <w:r>
          <w:rPr>
            <w:rStyle w:val="23"/>
            <w:rFonts w:hint="eastAsia"/>
            <w:lang w:val="en-US" w:eastAsia="zh-CN"/>
          </w:rPr>
          <w:t>，</w:t>
        </w:r>
      </w:ins>
      <w:ins w:id="37" w:author="希声" w:date="2020-07-06T15:53:53Z">
        <w:r>
          <w:rPr>
            <w:rStyle w:val="23"/>
            <w:rFonts w:hint="eastAsia"/>
            <w:lang w:val="en-US" w:eastAsia="zh-CN"/>
          </w:rPr>
          <w:t>分析</w:t>
        </w:r>
      </w:ins>
      <w:ins w:id="38" w:author="希声" w:date="2020-07-06T15:53:48Z">
        <w:r>
          <w:rPr>
            <w:rStyle w:val="23"/>
            <w:rFonts w:hint="eastAsia"/>
            <w:lang w:val="en-US" w:eastAsia="zh-CN"/>
          </w:rPr>
          <w:t>求解</w:t>
        </w:r>
      </w:ins>
      <w:ins w:id="39" w:author="希声" w:date="2020-07-06T15:53:50Z">
        <w:r>
          <w:rPr>
            <w:rStyle w:val="23"/>
            <w:rFonts w:hint="eastAsia"/>
            <w:lang w:val="en-US" w:eastAsia="zh-CN"/>
          </w:rPr>
          <w:t>结果</w:t>
        </w:r>
      </w:ins>
      <w:ins w:id="40" w:author="希声" w:date="2020-07-06T15:54:08Z">
        <w:r>
          <w:rPr>
            <w:rStyle w:val="23"/>
            <w:rFonts w:hint="eastAsia"/>
            <w:lang w:val="en-US" w:eastAsia="zh-CN"/>
          </w:rPr>
          <w:t>；</w:t>
        </w:r>
      </w:ins>
    </w:p>
    <w:p>
      <w:pPr>
        <w:numPr>
          <w:ilvl w:val="0"/>
          <w:numId w:val="3"/>
          <w:ins w:id="42" w:author="希声" w:date="2020-07-06T15:54:08Z"/>
        </w:numPr>
        <w:ind w:firstLine="480" w:firstLineChars="200"/>
        <w:rPr>
          <w:ins w:id="43" w:author="希声" w:date="2020-07-06T15:55:36Z"/>
          <w:rStyle w:val="23"/>
          <w:rFonts w:hint="default"/>
          <w:lang w:val="en-US" w:eastAsia="zh-CN"/>
        </w:rPr>
        <w:pPrChange w:id="41" w:author="希声" w:date="2020-07-06T15:54:08Z">
          <w:pPr>
            <w:ind w:firstLine="480" w:firstLineChars="200"/>
          </w:pPr>
        </w:pPrChange>
      </w:pPr>
      <w:ins w:id="44" w:author="希声" w:date="2020-07-06T15:54:20Z">
        <w:r>
          <w:rPr>
            <w:rStyle w:val="23"/>
            <w:rFonts w:hint="eastAsia"/>
            <w:lang w:val="en-US" w:eastAsia="zh-CN"/>
          </w:rPr>
          <w:t>全文</w:t>
        </w:r>
      </w:ins>
      <w:ins w:id="45" w:author="希声" w:date="2020-07-06T15:54:22Z">
        <w:r>
          <w:rPr>
            <w:rStyle w:val="23"/>
            <w:rFonts w:hint="eastAsia"/>
            <w:lang w:val="en-US" w:eastAsia="zh-CN"/>
          </w:rPr>
          <w:t>前两</w:t>
        </w:r>
      </w:ins>
      <w:ins w:id="46" w:author="希声" w:date="2020-07-06T15:54:23Z">
        <w:r>
          <w:rPr>
            <w:rStyle w:val="23"/>
            <w:rFonts w:hint="eastAsia"/>
            <w:lang w:val="en-US" w:eastAsia="zh-CN"/>
          </w:rPr>
          <w:t>问</w:t>
        </w:r>
      </w:ins>
      <w:ins w:id="47" w:author="希声" w:date="2020-07-06T15:54:26Z">
        <w:r>
          <w:rPr>
            <w:rStyle w:val="23"/>
            <w:rFonts w:hint="eastAsia"/>
            <w:lang w:val="en-US" w:eastAsia="zh-CN"/>
          </w:rPr>
          <w:t>能看出来</w:t>
        </w:r>
      </w:ins>
      <w:ins w:id="48" w:author="希声" w:date="2020-07-06T15:54:27Z">
        <w:r>
          <w:rPr>
            <w:rStyle w:val="23"/>
            <w:rFonts w:hint="eastAsia"/>
            <w:lang w:val="en-US" w:eastAsia="zh-CN"/>
          </w:rPr>
          <w:t>作者</w:t>
        </w:r>
      </w:ins>
      <w:ins w:id="49" w:author="希声" w:date="2020-07-06T15:54:28Z">
        <w:r>
          <w:rPr>
            <w:rStyle w:val="23"/>
            <w:rFonts w:hint="eastAsia"/>
            <w:lang w:val="en-US" w:eastAsia="zh-CN"/>
          </w:rPr>
          <w:t>进行</w:t>
        </w:r>
      </w:ins>
      <w:ins w:id="50" w:author="希声" w:date="2020-07-06T15:54:29Z">
        <w:r>
          <w:rPr>
            <w:rStyle w:val="23"/>
            <w:rFonts w:hint="eastAsia"/>
            <w:lang w:val="en-US" w:eastAsia="zh-CN"/>
          </w:rPr>
          <w:t>了</w:t>
        </w:r>
      </w:ins>
      <w:ins w:id="51" w:author="希声" w:date="2020-07-06T15:54:30Z">
        <w:r>
          <w:rPr>
            <w:rStyle w:val="23"/>
            <w:rFonts w:hint="eastAsia"/>
            <w:lang w:val="en-US" w:eastAsia="zh-CN"/>
          </w:rPr>
          <w:t>一定的</w:t>
        </w:r>
      </w:ins>
      <w:ins w:id="52" w:author="希声" w:date="2020-07-06T15:54:32Z">
        <w:r>
          <w:rPr>
            <w:rStyle w:val="23"/>
            <w:rFonts w:hint="eastAsia"/>
            <w:lang w:val="en-US" w:eastAsia="zh-CN"/>
          </w:rPr>
          <w:t>思考，</w:t>
        </w:r>
      </w:ins>
      <w:ins w:id="53" w:author="希声" w:date="2020-07-06T15:54:42Z">
        <w:r>
          <w:rPr>
            <w:rStyle w:val="23"/>
            <w:rFonts w:hint="eastAsia"/>
            <w:lang w:val="en-US" w:eastAsia="zh-CN"/>
          </w:rPr>
          <w:t>后</w:t>
        </w:r>
      </w:ins>
      <w:ins w:id="54" w:author="希声" w:date="2020-07-06T15:54:44Z">
        <w:r>
          <w:rPr>
            <w:rStyle w:val="23"/>
            <w:rFonts w:hint="eastAsia"/>
            <w:lang w:val="en-US" w:eastAsia="zh-CN"/>
          </w:rPr>
          <w:t>两问</w:t>
        </w:r>
      </w:ins>
      <w:ins w:id="55" w:author="希声" w:date="2020-07-06T15:54:46Z">
        <w:r>
          <w:rPr>
            <w:rStyle w:val="23"/>
            <w:rFonts w:hint="eastAsia"/>
            <w:lang w:val="en-US" w:eastAsia="zh-CN"/>
          </w:rPr>
          <w:t>烂尾</w:t>
        </w:r>
      </w:ins>
      <w:ins w:id="56" w:author="希声" w:date="2020-07-06T15:54:47Z">
        <w:r>
          <w:rPr>
            <w:rStyle w:val="23"/>
            <w:rFonts w:hint="eastAsia"/>
            <w:lang w:val="en-US" w:eastAsia="zh-CN"/>
          </w:rPr>
          <w:t>了，</w:t>
        </w:r>
      </w:ins>
      <w:ins w:id="57" w:author="希声" w:date="2020-07-06T15:54:50Z">
        <w:r>
          <w:rPr>
            <w:rStyle w:val="23"/>
            <w:rFonts w:hint="eastAsia"/>
            <w:lang w:val="en-US" w:eastAsia="zh-CN"/>
          </w:rPr>
          <w:t>第三问</w:t>
        </w:r>
      </w:ins>
      <w:ins w:id="58" w:author="希声" w:date="2020-07-06T15:54:54Z">
        <w:r>
          <w:rPr>
            <w:rStyle w:val="23"/>
            <w:rFonts w:hint="eastAsia"/>
            <w:lang w:val="en-US" w:eastAsia="zh-CN"/>
          </w:rPr>
          <w:t>从思路上</w:t>
        </w:r>
      </w:ins>
      <w:ins w:id="59" w:author="希声" w:date="2020-07-06T15:54:58Z">
        <w:r>
          <w:rPr>
            <w:rStyle w:val="23"/>
            <w:rFonts w:hint="eastAsia"/>
            <w:lang w:val="en-US" w:eastAsia="zh-CN"/>
          </w:rPr>
          <w:t>好像</w:t>
        </w:r>
      </w:ins>
      <w:ins w:id="60" w:author="希声" w:date="2020-07-06T15:55:00Z">
        <w:r>
          <w:rPr>
            <w:rStyle w:val="23"/>
            <w:rFonts w:hint="eastAsia"/>
            <w:lang w:val="en-US" w:eastAsia="zh-CN"/>
          </w:rPr>
          <w:t>还有点</w:t>
        </w:r>
      </w:ins>
      <w:ins w:id="61" w:author="希声" w:date="2020-07-06T15:55:01Z">
        <w:r>
          <w:rPr>
            <w:rStyle w:val="23"/>
            <w:rFonts w:hint="eastAsia"/>
            <w:lang w:val="en-US" w:eastAsia="zh-CN"/>
          </w:rPr>
          <w:t>干</w:t>
        </w:r>
      </w:ins>
      <w:ins w:id="62" w:author="希声" w:date="2020-07-06T15:55:03Z">
        <w:r>
          <w:rPr>
            <w:rStyle w:val="23"/>
            <w:rFonts w:hint="eastAsia"/>
            <w:lang w:val="en-US" w:eastAsia="zh-CN"/>
          </w:rPr>
          <w:t>货</w:t>
        </w:r>
      </w:ins>
      <w:ins w:id="63" w:author="希声" w:date="2020-07-06T15:55:04Z">
        <w:r>
          <w:rPr>
            <w:rStyle w:val="23"/>
            <w:rFonts w:hint="eastAsia"/>
            <w:lang w:val="en-US" w:eastAsia="zh-CN"/>
          </w:rPr>
          <w:t>，</w:t>
        </w:r>
      </w:ins>
      <w:ins w:id="64" w:author="希声" w:date="2020-07-06T15:55:05Z">
        <w:r>
          <w:rPr>
            <w:rStyle w:val="23"/>
            <w:rFonts w:hint="eastAsia"/>
            <w:lang w:val="en-US" w:eastAsia="zh-CN"/>
          </w:rPr>
          <w:t>但是</w:t>
        </w:r>
      </w:ins>
      <w:ins w:id="65" w:author="希声" w:date="2020-07-06T15:55:06Z">
        <w:r>
          <w:rPr>
            <w:rStyle w:val="23"/>
            <w:rFonts w:hint="eastAsia"/>
            <w:lang w:val="en-US" w:eastAsia="zh-CN"/>
          </w:rPr>
          <w:t>没有</w:t>
        </w:r>
      </w:ins>
      <w:ins w:id="66" w:author="希声" w:date="2020-07-06T15:55:08Z">
        <w:r>
          <w:rPr>
            <w:rStyle w:val="23"/>
            <w:rFonts w:hint="eastAsia"/>
            <w:lang w:val="en-US" w:eastAsia="zh-CN"/>
          </w:rPr>
          <w:t>在</w:t>
        </w:r>
      </w:ins>
      <w:ins w:id="67" w:author="希声" w:date="2020-07-06T15:55:09Z">
        <w:r>
          <w:rPr>
            <w:rStyle w:val="23"/>
            <w:rFonts w:hint="eastAsia"/>
            <w:lang w:val="en-US" w:eastAsia="zh-CN"/>
          </w:rPr>
          <w:t>论文</w:t>
        </w:r>
      </w:ins>
      <w:ins w:id="68" w:author="希声" w:date="2020-07-06T15:55:10Z">
        <w:r>
          <w:rPr>
            <w:rStyle w:val="23"/>
            <w:rFonts w:hint="eastAsia"/>
            <w:lang w:val="en-US" w:eastAsia="zh-CN"/>
          </w:rPr>
          <w:t>中</w:t>
        </w:r>
      </w:ins>
      <w:ins w:id="69" w:author="希声" w:date="2020-07-06T15:55:12Z">
        <w:r>
          <w:rPr>
            <w:rStyle w:val="23"/>
            <w:rFonts w:hint="eastAsia"/>
            <w:lang w:val="en-US" w:eastAsia="zh-CN"/>
          </w:rPr>
          <w:t>表述出来</w:t>
        </w:r>
      </w:ins>
      <w:ins w:id="70" w:author="希声" w:date="2020-07-06T15:55:14Z">
        <w:r>
          <w:rPr>
            <w:rStyle w:val="23"/>
            <w:rFonts w:hint="eastAsia"/>
            <w:lang w:val="en-US" w:eastAsia="zh-CN"/>
          </w:rPr>
          <w:t>，</w:t>
        </w:r>
      </w:ins>
      <w:ins w:id="71" w:author="希声" w:date="2020-07-06T15:55:16Z">
        <w:r>
          <w:rPr>
            <w:rStyle w:val="23"/>
            <w:rFonts w:hint="eastAsia"/>
            <w:lang w:val="en-US" w:eastAsia="zh-CN"/>
          </w:rPr>
          <w:t>第四问</w:t>
        </w:r>
      </w:ins>
      <w:ins w:id="72" w:author="希声" w:date="2020-07-06T15:55:17Z">
        <w:r>
          <w:rPr>
            <w:rStyle w:val="23"/>
            <w:rFonts w:hint="eastAsia"/>
            <w:lang w:val="en-US" w:eastAsia="zh-CN"/>
          </w:rPr>
          <w:t>完全</w:t>
        </w:r>
      </w:ins>
      <w:ins w:id="73" w:author="希声" w:date="2020-07-06T15:55:18Z">
        <w:r>
          <w:rPr>
            <w:rStyle w:val="23"/>
            <w:rFonts w:hint="eastAsia"/>
            <w:lang w:val="en-US" w:eastAsia="zh-CN"/>
          </w:rPr>
          <w:t>就是</w:t>
        </w:r>
      </w:ins>
      <w:ins w:id="74" w:author="希声" w:date="2020-07-06T15:55:19Z">
        <w:r>
          <w:rPr>
            <w:rStyle w:val="23"/>
            <w:rFonts w:hint="eastAsia"/>
            <w:lang w:val="en-US" w:eastAsia="zh-CN"/>
          </w:rPr>
          <w:t>在</w:t>
        </w:r>
      </w:ins>
      <w:ins w:id="75" w:author="希声" w:date="2020-07-06T15:55:21Z">
        <w:r>
          <w:rPr>
            <w:rStyle w:val="23"/>
            <w:rFonts w:hint="eastAsia"/>
            <w:lang w:val="en-US" w:eastAsia="zh-CN"/>
          </w:rPr>
          <w:t>凑数了</w:t>
        </w:r>
      </w:ins>
      <w:ins w:id="76" w:author="希声" w:date="2020-07-06T15:55:23Z">
        <w:r>
          <w:rPr>
            <w:rStyle w:val="23"/>
            <w:rFonts w:hint="eastAsia"/>
            <w:lang w:val="en-US" w:eastAsia="zh-CN"/>
          </w:rPr>
          <w:t>，</w:t>
        </w:r>
      </w:ins>
      <w:ins w:id="77" w:author="希声" w:date="2020-07-06T15:55:26Z">
        <w:r>
          <w:rPr>
            <w:rStyle w:val="23"/>
            <w:rFonts w:hint="eastAsia"/>
            <w:lang w:val="en-US" w:eastAsia="zh-CN"/>
          </w:rPr>
          <w:t>全文</w:t>
        </w:r>
      </w:ins>
      <w:ins w:id="78" w:author="希声" w:date="2020-07-06T15:55:29Z">
        <w:r>
          <w:rPr>
            <w:rStyle w:val="23"/>
            <w:rFonts w:hint="eastAsia"/>
            <w:lang w:val="en-US" w:eastAsia="zh-CN"/>
          </w:rPr>
          <w:t>完成度</w:t>
        </w:r>
      </w:ins>
      <w:ins w:id="79" w:author="希声" w:date="2020-07-06T15:55:30Z">
        <w:r>
          <w:rPr>
            <w:rStyle w:val="23"/>
            <w:rFonts w:hint="eastAsia"/>
            <w:lang w:val="en-US" w:eastAsia="zh-CN"/>
          </w:rPr>
          <w:t>不</w:t>
        </w:r>
      </w:ins>
      <w:ins w:id="80" w:author="希声" w:date="2020-07-06T15:55:35Z">
        <w:r>
          <w:rPr>
            <w:rStyle w:val="23"/>
            <w:rFonts w:hint="eastAsia"/>
            <w:lang w:val="en-US" w:eastAsia="zh-CN"/>
          </w:rPr>
          <w:t>够</w:t>
        </w:r>
      </w:ins>
      <w:ins w:id="81" w:author="希声" w:date="2020-07-06T15:55:36Z">
        <w:r>
          <w:rPr>
            <w:rStyle w:val="23"/>
            <w:rFonts w:hint="eastAsia"/>
            <w:lang w:val="en-US" w:eastAsia="zh-CN"/>
          </w:rPr>
          <w:t>；</w:t>
        </w:r>
      </w:ins>
    </w:p>
    <w:p>
      <w:pPr>
        <w:numPr>
          <w:ilvl w:val="0"/>
          <w:numId w:val="3"/>
          <w:ins w:id="83" w:author="希声" w:date="2020-07-06T15:54:08Z"/>
        </w:numPr>
        <w:ind w:firstLine="480" w:firstLineChars="200"/>
        <w:rPr>
          <w:ins w:id="84" w:author="希声" w:date="2020-07-06T15:56:46Z"/>
          <w:rStyle w:val="23"/>
          <w:rFonts w:hint="default"/>
          <w:lang w:val="en-US" w:eastAsia="zh-CN"/>
        </w:rPr>
        <w:pPrChange w:id="82" w:author="希声" w:date="2020-07-06T15:54:08Z">
          <w:pPr>
            <w:ind w:firstLine="480" w:firstLineChars="200"/>
          </w:pPr>
        </w:pPrChange>
      </w:pPr>
      <w:ins w:id="85" w:author="希声" w:date="2020-07-06T15:55:38Z">
        <w:r>
          <w:rPr>
            <w:rStyle w:val="23"/>
            <w:rFonts w:hint="eastAsia"/>
            <w:lang w:val="en-US" w:eastAsia="zh-CN"/>
          </w:rPr>
          <w:t>表述</w:t>
        </w:r>
      </w:ins>
      <w:ins w:id="86" w:author="希声" w:date="2020-07-06T15:55:41Z">
        <w:r>
          <w:rPr>
            <w:rStyle w:val="23"/>
            <w:rFonts w:hint="eastAsia"/>
            <w:lang w:val="en-US" w:eastAsia="zh-CN"/>
          </w:rPr>
          <w:t>要严谨</w:t>
        </w:r>
      </w:ins>
      <w:ins w:id="87" w:author="希声" w:date="2020-07-06T15:55:42Z">
        <w:r>
          <w:rPr>
            <w:rStyle w:val="23"/>
            <w:rFonts w:hint="eastAsia"/>
            <w:lang w:val="en-US" w:eastAsia="zh-CN"/>
          </w:rPr>
          <w:t>，</w:t>
        </w:r>
      </w:ins>
      <w:ins w:id="88" w:author="希声" w:date="2020-07-06T15:55:47Z">
        <w:r>
          <w:rPr>
            <w:rStyle w:val="23"/>
            <w:rFonts w:hint="eastAsia"/>
            <w:lang w:val="en-US" w:eastAsia="zh-CN"/>
          </w:rPr>
          <w:t>尽量</w:t>
        </w:r>
      </w:ins>
      <w:ins w:id="89" w:author="希声" w:date="2020-07-06T15:55:48Z">
        <w:r>
          <w:rPr>
            <w:rStyle w:val="23"/>
            <w:rFonts w:hint="eastAsia"/>
            <w:lang w:val="en-US" w:eastAsia="zh-CN"/>
          </w:rPr>
          <w:t>用</w:t>
        </w:r>
      </w:ins>
      <w:ins w:id="90" w:author="希声" w:date="2020-07-06T15:55:49Z">
        <w:r>
          <w:rPr>
            <w:rStyle w:val="23"/>
            <w:rFonts w:hint="eastAsia"/>
            <w:lang w:val="en-US" w:eastAsia="zh-CN"/>
          </w:rPr>
          <w:t>数据</w:t>
        </w:r>
      </w:ins>
      <w:ins w:id="91" w:author="希声" w:date="2020-07-06T15:55:58Z">
        <w:r>
          <w:rPr>
            <w:rStyle w:val="23"/>
            <w:rFonts w:hint="eastAsia"/>
            <w:lang w:val="en-US" w:eastAsia="zh-CN"/>
          </w:rPr>
          <w:t>支撑</w:t>
        </w:r>
      </w:ins>
      <w:ins w:id="92" w:author="希声" w:date="2020-07-06T15:55:59Z">
        <w:r>
          <w:rPr>
            <w:rStyle w:val="23"/>
            <w:rFonts w:hint="eastAsia"/>
            <w:lang w:val="en-US" w:eastAsia="zh-CN"/>
          </w:rPr>
          <w:t>，</w:t>
        </w:r>
      </w:ins>
      <w:ins w:id="93" w:author="希声" w:date="2020-07-06T15:56:01Z">
        <w:r>
          <w:rPr>
            <w:rStyle w:val="23"/>
            <w:rFonts w:hint="eastAsia"/>
            <w:lang w:val="en-US" w:eastAsia="zh-CN"/>
          </w:rPr>
          <w:t>“</w:t>
        </w:r>
      </w:ins>
      <w:ins w:id="94" w:author="希声" w:date="2020-07-06T15:56:04Z">
        <w:r>
          <w:rPr>
            <w:rStyle w:val="23"/>
            <w:rFonts w:hint="eastAsia"/>
            <w:lang w:val="en-US" w:eastAsia="zh-CN"/>
          </w:rPr>
          <w:t>足够多</w:t>
        </w:r>
      </w:ins>
      <w:ins w:id="95" w:author="希声" w:date="2020-07-06T15:56:01Z">
        <w:r>
          <w:rPr>
            <w:rStyle w:val="23"/>
            <w:rFonts w:hint="eastAsia"/>
            <w:lang w:val="en-US" w:eastAsia="zh-CN"/>
          </w:rPr>
          <w:t>”</w:t>
        </w:r>
      </w:ins>
      <w:ins w:id="96" w:author="希声" w:date="2020-07-06T15:56:05Z">
        <w:r>
          <w:rPr>
            <w:rStyle w:val="23"/>
            <w:rFonts w:hint="eastAsia"/>
            <w:lang w:val="en-US" w:eastAsia="zh-CN"/>
          </w:rPr>
          <w:t>，</w:t>
        </w:r>
      </w:ins>
      <w:ins w:id="97" w:author="希声" w:date="2020-07-06T15:56:06Z">
        <w:r>
          <w:rPr>
            <w:rStyle w:val="23"/>
            <w:rFonts w:hint="eastAsia"/>
            <w:lang w:val="en-US" w:eastAsia="zh-CN"/>
          </w:rPr>
          <w:t>“</w:t>
        </w:r>
      </w:ins>
      <w:ins w:id="98" w:author="希声" w:date="2020-07-06T15:56:09Z">
        <w:r>
          <w:rPr>
            <w:rStyle w:val="23"/>
            <w:rFonts w:hint="eastAsia"/>
            <w:lang w:val="en-US" w:eastAsia="zh-CN"/>
          </w:rPr>
          <w:t>很准确</w:t>
        </w:r>
      </w:ins>
      <w:ins w:id="99" w:author="希声" w:date="2020-07-06T15:56:07Z">
        <w:r>
          <w:rPr>
            <w:rStyle w:val="23"/>
            <w:rFonts w:hint="eastAsia"/>
            <w:lang w:val="en-US" w:eastAsia="zh-CN"/>
          </w:rPr>
          <w:t>”</w:t>
        </w:r>
      </w:ins>
      <w:ins w:id="100" w:author="希声" w:date="2020-07-06T15:56:10Z">
        <w:r>
          <w:rPr>
            <w:rStyle w:val="23"/>
            <w:rFonts w:hint="eastAsia"/>
            <w:lang w:val="en-US" w:eastAsia="zh-CN"/>
          </w:rPr>
          <w:t>，“</w:t>
        </w:r>
      </w:ins>
      <w:ins w:id="101" w:author="希声" w:date="2020-07-06T15:56:15Z">
        <w:r>
          <w:rPr>
            <w:rStyle w:val="23"/>
            <w:rFonts w:hint="eastAsia"/>
            <w:lang w:val="en-US" w:eastAsia="zh-CN"/>
          </w:rPr>
          <w:t>很</w:t>
        </w:r>
      </w:ins>
      <w:ins w:id="102" w:author="希声" w:date="2020-07-06T15:56:18Z">
        <w:r>
          <w:rPr>
            <w:rStyle w:val="23"/>
            <w:rFonts w:hint="eastAsia"/>
            <w:lang w:val="en-US" w:eastAsia="zh-CN"/>
          </w:rPr>
          <w:t>高效</w:t>
        </w:r>
      </w:ins>
      <w:ins w:id="103" w:author="希声" w:date="2020-07-06T15:56:10Z">
        <w:r>
          <w:rPr>
            <w:rStyle w:val="23"/>
            <w:rFonts w:hint="eastAsia"/>
            <w:lang w:val="en-US" w:eastAsia="zh-CN"/>
          </w:rPr>
          <w:t>”</w:t>
        </w:r>
      </w:ins>
      <w:ins w:id="104" w:author="希声" w:date="2020-07-06T15:56:21Z">
        <w:r>
          <w:rPr>
            <w:rStyle w:val="23"/>
            <w:rFonts w:hint="eastAsia"/>
            <w:lang w:val="en-US" w:eastAsia="zh-CN"/>
          </w:rPr>
          <w:t>等</w:t>
        </w:r>
      </w:ins>
      <w:ins w:id="105" w:author="希声" w:date="2020-07-06T15:56:22Z">
        <w:r>
          <w:rPr>
            <w:rStyle w:val="23"/>
            <w:rFonts w:hint="eastAsia"/>
            <w:lang w:val="en-US" w:eastAsia="zh-CN"/>
          </w:rPr>
          <w:t>这种</w:t>
        </w:r>
      </w:ins>
      <w:ins w:id="106" w:author="希声" w:date="2020-07-06T15:56:23Z">
        <w:r>
          <w:rPr>
            <w:rStyle w:val="23"/>
            <w:rFonts w:hint="eastAsia"/>
            <w:lang w:val="en-US" w:eastAsia="zh-CN"/>
          </w:rPr>
          <w:t>说法</w:t>
        </w:r>
      </w:ins>
      <w:ins w:id="107" w:author="希声" w:date="2020-07-06T15:56:31Z">
        <w:r>
          <w:rPr>
            <w:rStyle w:val="23"/>
            <w:rFonts w:hint="eastAsia"/>
            <w:lang w:val="en-US" w:eastAsia="zh-CN"/>
          </w:rPr>
          <w:t>，</w:t>
        </w:r>
      </w:ins>
      <w:ins w:id="108" w:author="希声" w:date="2020-07-06T15:56:25Z">
        <w:r>
          <w:rPr>
            <w:rStyle w:val="23"/>
            <w:rFonts w:hint="eastAsia"/>
            <w:lang w:val="en-US" w:eastAsia="zh-CN"/>
          </w:rPr>
          <w:t>非常</w:t>
        </w:r>
      </w:ins>
      <w:ins w:id="109" w:author="希声" w:date="2020-07-06T15:56:26Z">
        <w:r>
          <w:rPr>
            <w:rStyle w:val="23"/>
            <w:rFonts w:hint="eastAsia"/>
            <w:lang w:val="en-US" w:eastAsia="zh-CN"/>
          </w:rPr>
          <w:t>主观</w:t>
        </w:r>
      </w:ins>
      <w:ins w:id="110" w:author="希声" w:date="2020-07-06T15:56:33Z">
        <w:r>
          <w:rPr>
            <w:rStyle w:val="23"/>
            <w:rFonts w:hint="eastAsia"/>
            <w:lang w:val="en-US" w:eastAsia="zh-CN"/>
          </w:rPr>
          <w:t>，</w:t>
        </w:r>
      </w:ins>
      <w:ins w:id="111" w:author="希声" w:date="2020-07-06T15:56:40Z">
        <w:r>
          <w:rPr>
            <w:rStyle w:val="23"/>
            <w:rFonts w:hint="eastAsia"/>
            <w:lang w:val="en-US" w:eastAsia="zh-CN"/>
          </w:rPr>
          <w:t>尽量</w:t>
        </w:r>
      </w:ins>
      <w:ins w:id="112" w:author="希声" w:date="2020-07-06T15:56:44Z">
        <w:r>
          <w:rPr>
            <w:rStyle w:val="23"/>
            <w:rFonts w:hint="eastAsia"/>
            <w:lang w:val="en-US" w:eastAsia="zh-CN"/>
          </w:rPr>
          <w:t>去掉</w:t>
        </w:r>
      </w:ins>
      <w:ins w:id="113" w:author="希声" w:date="2020-07-06T15:56:46Z">
        <w:r>
          <w:rPr>
            <w:rStyle w:val="23"/>
            <w:rFonts w:hint="eastAsia"/>
            <w:lang w:val="en-US" w:eastAsia="zh-CN"/>
          </w:rPr>
          <w:t>；</w:t>
        </w:r>
      </w:ins>
    </w:p>
    <w:p>
      <w:pPr>
        <w:numPr>
          <w:ilvl w:val="0"/>
          <w:numId w:val="3"/>
          <w:ins w:id="115" w:author="希声" w:date="2020-07-06T15:57:32Z"/>
        </w:numPr>
        <w:ind w:firstLine="480" w:firstLineChars="200"/>
        <w:rPr>
          <w:ins w:id="116" w:author="希声" w:date="2020-07-06T15:57:34Z"/>
          <w:rStyle w:val="23"/>
          <w:rFonts w:hint="default"/>
          <w:lang w:val="en-US" w:eastAsia="zh-CN"/>
        </w:rPr>
        <w:pPrChange w:id="114" w:author="希声" w:date="2020-07-06T15:57:32Z">
          <w:pPr>
            <w:ind w:firstLine="480" w:firstLineChars="200"/>
          </w:pPr>
        </w:pPrChange>
      </w:pPr>
      <w:ins w:id="117" w:author="希声" w:date="2020-07-06T15:56:56Z">
        <w:r>
          <w:rPr>
            <w:rStyle w:val="23"/>
            <w:rFonts w:hint="eastAsia"/>
            <w:lang w:val="en-US" w:eastAsia="zh-CN"/>
          </w:rPr>
          <w:t>排版</w:t>
        </w:r>
      </w:ins>
      <w:ins w:id="118" w:author="希声" w:date="2020-07-06T15:56:58Z">
        <w:r>
          <w:rPr>
            <w:rStyle w:val="23"/>
            <w:rFonts w:hint="eastAsia"/>
            <w:lang w:val="en-US" w:eastAsia="zh-CN"/>
          </w:rPr>
          <w:t>很乱</w:t>
        </w:r>
      </w:ins>
      <w:ins w:id="119" w:author="希声" w:date="2020-07-06T15:56:59Z">
        <w:r>
          <w:rPr>
            <w:rStyle w:val="23"/>
            <w:rFonts w:hint="eastAsia"/>
            <w:lang w:val="en-US" w:eastAsia="zh-CN"/>
          </w:rPr>
          <w:t>，</w:t>
        </w:r>
      </w:ins>
      <w:ins w:id="120" w:author="希声" w:date="2020-07-06T15:57:02Z">
        <w:r>
          <w:rPr>
            <w:rStyle w:val="23"/>
            <w:rFonts w:hint="eastAsia"/>
            <w:lang w:val="en-US" w:eastAsia="zh-CN"/>
          </w:rPr>
          <w:t>建议</w:t>
        </w:r>
      </w:ins>
      <w:ins w:id="121" w:author="希声" w:date="2020-07-06T15:57:10Z">
        <w:r>
          <w:rPr>
            <w:rStyle w:val="23"/>
            <w:rFonts w:hint="eastAsia"/>
            <w:lang w:val="en-US" w:eastAsia="zh-CN"/>
          </w:rPr>
          <w:t>比赛</w:t>
        </w:r>
      </w:ins>
      <w:ins w:id="122" w:author="希声" w:date="2020-07-06T15:57:11Z">
        <w:r>
          <w:rPr>
            <w:rStyle w:val="23"/>
            <w:rFonts w:hint="eastAsia"/>
            <w:lang w:val="en-US" w:eastAsia="zh-CN"/>
          </w:rPr>
          <w:t>之前</w:t>
        </w:r>
      </w:ins>
      <w:ins w:id="123" w:author="希声" w:date="2020-07-06T15:57:12Z">
        <w:r>
          <w:rPr>
            <w:rStyle w:val="23"/>
            <w:rFonts w:hint="eastAsia"/>
            <w:lang w:val="en-US" w:eastAsia="zh-CN"/>
          </w:rPr>
          <w:t>准备</w:t>
        </w:r>
      </w:ins>
      <w:ins w:id="124" w:author="希声" w:date="2020-07-06T15:57:13Z">
        <w:r>
          <w:rPr>
            <w:rStyle w:val="23"/>
            <w:rFonts w:hint="eastAsia"/>
            <w:lang w:val="en-US" w:eastAsia="zh-CN"/>
          </w:rPr>
          <w:t>好一个</w:t>
        </w:r>
      </w:ins>
      <w:ins w:id="125" w:author="希声" w:date="2020-07-06T15:57:15Z">
        <w:r>
          <w:rPr>
            <w:rStyle w:val="23"/>
            <w:rFonts w:hint="eastAsia"/>
            <w:lang w:val="en-US" w:eastAsia="zh-CN"/>
          </w:rPr>
          <w:t>论文</w:t>
        </w:r>
      </w:ins>
      <w:ins w:id="126" w:author="希声" w:date="2020-07-06T15:57:17Z">
        <w:r>
          <w:rPr>
            <w:rStyle w:val="23"/>
            <w:rFonts w:hint="eastAsia"/>
            <w:lang w:val="en-US" w:eastAsia="zh-CN"/>
          </w:rPr>
          <w:t>模板</w:t>
        </w:r>
      </w:ins>
      <w:ins w:id="127" w:author="希声" w:date="2020-07-06T15:57:33Z">
        <w:r>
          <w:rPr>
            <w:rStyle w:val="23"/>
            <w:rFonts w:hint="eastAsia"/>
            <w:lang w:val="en-US" w:eastAsia="zh-CN"/>
          </w:rPr>
          <w:t>。</w:t>
        </w:r>
      </w:ins>
    </w:p>
    <w:p>
      <w:pPr>
        <w:numPr>
          <w:ilvl w:val="-1"/>
          <w:numId w:val="0"/>
        </w:numPr>
        <w:ind w:firstLine="0" w:firstLineChars="0"/>
        <w:rPr>
          <w:ins w:id="129" w:author="希声" w:date="2020-07-06T15:57:39Z"/>
          <w:rStyle w:val="23"/>
          <w:rFonts w:hint="eastAsia"/>
          <w:lang w:val="en-US" w:eastAsia="zh-CN"/>
        </w:rPr>
        <w:pPrChange w:id="128" w:author="希声" w:date="2020-07-06T15:57:34Z">
          <w:pPr>
            <w:ind w:firstLine="480" w:firstLineChars="200"/>
          </w:pPr>
        </w:pPrChange>
      </w:pPr>
      <w:ins w:id="130" w:author="希声" w:date="2020-07-06T15:57:36Z">
        <w:r>
          <w:rPr>
            <w:rStyle w:val="23"/>
            <w:rFonts w:hint="eastAsia"/>
            <w:lang w:val="en-US" w:eastAsia="zh-CN"/>
          </w:rPr>
          <w:t>后续</w:t>
        </w:r>
      </w:ins>
      <w:ins w:id="131" w:author="希声" w:date="2020-07-06T15:57:38Z">
        <w:r>
          <w:rPr>
            <w:rStyle w:val="23"/>
            <w:rFonts w:hint="eastAsia"/>
            <w:lang w:val="en-US" w:eastAsia="zh-CN"/>
          </w:rPr>
          <w:t>建议</w:t>
        </w:r>
      </w:ins>
      <w:ins w:id="132" w:author="希声" w:date="2020-07-06T15:57:39Z">
        <w:r>
          <w:rPr>
            <w:rStyle w:val="23"/>
            <w:rFonts w:hint="eastAsia"/>
            <w:lang w:val="en-US" w:eastAsia="zh-CN"/>
          </w:rPr>
          <w:t>：</w:t>
        </w:r>
      </w:ins>
    </w:p>
    <w:p>
      <w:pPr>
        <w:numPr>
          <w:ilvl w:val="0"/>
          <w:numId w:val="4"/>
          <w:ins w:id="134" w:author="希声" w:date="2020-07-06T15:58:51Z"/>
        </w:numPr>
        <w:ind w:firstLine="420" w:firstLineChars="0"/>
        <w:rPr>
          <w:ins w:id="135" w:author="希声" w:date="2020-07-06T15:58:51Z"/>
          <w:rStyle w:val="23"/>
          <w:rFonts w:hint="eastAsia"/>
          <w:lang w:val="en-US" w:eastAsia="zh-CN"/>
        </w:rPr>
        <w:pPrChange w:id="133" w:author="希声" w:date="2020-07-06T15:58:51Z">
          <w:pPr>
            <w:ind w:firstLine="480" w:firstLineChars="200"/>
          </w:pPr>
        </w:pPrChange>
      </w:pPr>
      <w:ins w:id="136" w:author="希声" w:date="2020-07-06T15:57:46Z">
        <w:r>
          <w:rPr>
            <w:rStyle w:val="23"/>
            <w:rFonts w:hint="eastAsia"/>
            <w:lang w:val="en-US" w:eastAsia="zh-CN"/>
          </w:rPr>
          <w:t>比赛</w:t>
        </w:r>
      </w:ins>
      <w:ins w:id="137" w:author="希声" w:date="2020-07-06T15:57:48Z">
        <w:r>
          <w:rPr>
            <w:rStyle w:val="23"/>
            <w:rFonts w:hint="eastAsia"/>
            <w:lang w:val="en-US" w:eastAsia="zh-CN"/>
          </w:rPr>
          <w:t>过程中，</w:t>
        </w:r>
      </w:ins>
      <w:ins w:id="138" w:author="希声" w:date="2020-07-06T15:57:50Z">
        <w:r>
          <w:rPr>
            <w:rStyle w:val="23"/>
            <w:rFonts w:hint="eastAsia"/>
            <w:lang w:val="en-US" w:eastAsia="zh-CN"/>
          </w:rPr>
          <w:t>三个人</w:t>
        </w:r>
      </w:ins>
      <w:ins w:id="139" w:author="希声" w:date="2020-07-06T15:57:52Z">
        <w:r>
          <w:rPr>
            <w:rStyle w:val="23"/>
            <w:rFonts w:hint="eastAsia"/>
            <w:lang w:val="en-US" w:eastAsia="zh-CN"/>
          </w:rPr>
          <w:t>应</w:t>
        </w:r>
      </w:ins>
      <w:ins w:id="140" w:author="希声" w:date="2020-07-06T15:57:54Z">
        <w:r>
          <w:rPr>
            <w:rStyle w:val="23"/>
            <w:rFonts w:hint="eastAsia"/>
            <w:lang w:val="en-US" w:eastAsia="zh-CN"/>
          </w:rPr>
          <w:t>该</w:t>
        </w:r>
      </w:ins>
      <w:ins w:id="141" w:author="希声" w:date="2020-07-06T15:57:55Z">
        <w:r>
          <w:rPr>
            <w:rStyle w:val="23"/>
            <w:rFonts w:hint="eastAsia"/>
            <w:lang w:val="en-US" w:eastAsia="zh-CN"/>
          </w:rPr>
          <w:t>加强</w:t>
        </w:r>
      </w:ins>
      <w:ins w:id="142" w:author="希声" w:date="2020-07-06T15:57:57Z">
        <w:r>
          <w:rPr>
            <w:rStyle w:val="23"/>
            <w:rFonts w:hint="eastAsia"/>
            <w:lang w:val="en-US" w:eastAsia="zh-CN"/>
          </w:rPr>
          <w:t>沟通，</w:t>
        </w:r>
      </w:ins>
      <w:ins w:id="143" w:author="希声" w:date="2020-07-06T15:57:59Z">
        <w:r>
          <w:rPr>
            <w:rStyle w:val="23"/>
            <w:rFonts w:hint="eastAsia"/>
            <w:lang w:val="en-US" w:eastAsia="zh-CN"/>
          </w:rPr>
          <w:t>论文</w:t>
        </w:r>
      </w:ins>
      <w:ins w:id="144" w:author="希声" w:date="2020-07-06T15:58:00Z">
        <w:r>
          <w:rPr>
            <w:rStyle w:val="23"/>
            <w:rFonts w:hint="eastAsia"/>
            <w:lang w:val="en-US" w:eastAsia="zh-CN"/>
          </w:rPr>
          <w:t>表述</w:t>
        </w:r>
      </w:ins>
      <w:ins w:id="145" w:author="希声" w:date="2020-07-06T15:58:04Z">
        <w:r>
          <w:rPr>
            <w:rStyle w:val="23"/>
            <w:rFonts w:hint="eastAsia"/>
            <w:lang w:val="en-US" w:eastAsia="zh-CN"/>
          </w:rPr>
          <w:t>不清</w:t>
        </w:r>
      </w:ins>
      <w:ins w:id="146" w:author="希声" w:date="2020-07-06T15:58:05Z">
        <w:r>
          <w:rPr>
            <w:rStyle w:val="23"/>
            <w:rFonts w:hint="eastAsia"/>
            <w:lang w:val="en-US" w:eastAsia="zh-CN"/>
          </w:rPr>
          <w:t>，</w:t>
        </w:r>
      </w:ins>
      <w:ins w:id="147" w:author="希声" w:date="2020-07-06T15:58:06Z">
        <w:r>
          <w:rPr>
            <w:rStyle w:val="23"/>
            <w:rFonts w:hint="eastAsia"/>
            <w:lang w:val="en-US" w:eastAsia="zh-CN"/>
          </w:rPr>
          <w:t>不</w:t>
        </w:r>
      </w:ins>
      <w:ins w:id="148" w:author="希声" w:date="2020-07-06T15:58:18Z">
        <w:r>
          <w:rPr>
            <w:rStyle w:val="23"/>
            <w:rFonts w:hint="eastAsia"/>
            <w:lang w:val="en-US" w:eastAsia="zh-CN"/>
          </w:rPr>
          <w:t>光是</w:t>
        </w:r>
      </w:ins>
      <w:ins w:id="149" w:author="希声" w:date="2020-07-06T15:58:09Z">
        <w:r>
          <w:rPr>
            <w:rStyle w:val="23"/>
            <w:rFonts w:hint="eastAsia"/>
            <w:lang w:val="en-US" w:eastAsia="zh-CN"/>
          </w:rPr>
          <w:t>写论文</w:t>
        </w:r>
      </w:ins>
      <w:ins w:id="150" w:author="希声" w:date="2020-07-06T15:58:10Z">
        <w:r>
          <w:rPr>
            <w:rStyle w:val="23"/>
            <w:rFonts w:hint="eastAsia"/>
            <w:lang w:val="en-US" w:eastAsia="zh-CN"/>
          </w:rPr>
          <w:t>同学</w:t>
        </w:r>
      </w:ins>
      <w:ins w:id="151" w:author="希声" w:date="2020-07-06T15:58:12Z">
        <w:r>
          <w:rPr>
            <w:rStyle w:val="23"/>
            <w:rFonts w:hint="eastAsia"/>
            <w:lang w:val="en-US" w:eastAsia="zh-CN"/>
          </w:rPr>
          <w:t>能力的</w:t>
        </w:r>
      </w:ins>
      <w:ins w:id="152" w:author="希声" w:date="2020-07-06T15:58:13Z">
        <w:r>
          <w:rPr>
            <w:rStyle w:val="23"/>
            <w:rFonts w:hint="eastAsia"/>
            <w:lang w:val="en-US" w:eastAsia="zh-CN"/>
          </w:rPr>
          <w:t>问题</w:t>
        </w:r>
      </w:ins>
      <w:ins w:id="153" w:author="希声" w:date="2020-07-06T15:58:20Z">
        <w:r>
          <w:rPr>
            <w:rStyle w:val="23"/>
            <w:rFonts w:hint="eastAsia"/>
            <w:lang w:val="en-US" w:eastAsia="zh-CN"/>
          </w:rPr>
          <w:t>，</w:t>
        </w:r>
      </w:ins>
      <w:ins w:id="154" w:author="希声" w:date="2020-07-06T15:58:22Z">
        <w:r>
          <w:rPr>
            <w:rStyle w:val="23"/>
            <w:rFonts w:hint="eastAsia"/>
            <w:lang w:val="en-US" w:eastAsia="zh-CN"/>
          </w:rPr>
          <w:t>更说明了</w:t>
        </w:r>
      </w:ins>
      <w:ins w:id="155" w:author="希声" w:date="2020-07-06T15:58:23Z">
        <w:r>
          <w:rPr>
            <w:rStyle w:val="23"/>
            <w:rFonts w:hint="eastAsia"/>
            <w:lang w:val="en-US" w:eastAsia="zh-CN"/>
          </w:rPr>
          <w:t>三个</w:t>
        </w:r>
      </w:ins>
      <w:ins w:id="156" w:author="希声" w:date="2020-07-06T15:58:24Z">
        <w:r>
          <w:rPr>
            <w:rStyle w:val="23"/>
            <w:rFonts w:hint="eastAsia"/>
            <w:lang w:val="en-US" w:eastAsia="zh-CN"/>
          </w:rPr>
          <w:t>人</w:t>
        </w:r>
      </w:ins>
      <w:ins w:id="157" w:author="希声" w:date="2020-07-06T15:58:25Z">
        <w:r>
          <w:rPr>
            <w:rStyle w:val="23"/>
            <w:rFonts w:hint="eastAsia"/>
            <w:lang w:val="en-US" w:eastAsia="zh-CN"/>
          </w:rPr>
          <w:t>之间的</w:t>
        </w:r>
      </w:ins>
      <w:ins w:id="158" w:author="希声" w:date="2020-07-06T15:58:29Z">
        <w:r>
          <w:rPr>
            <w:rStyle w:val="23"/>
            <w:rFonts w:hint="eastAsia"/>
            <w:lang w:val="en-US" w:eastAsia="zh-CN"/>
          </w:rPr>
          <w:t>沟通不够，</w:t>
        </w:r>
      </w:ins>
      <w:ins w:id="159" w:author="希声" w:date="2020-07-06T15:58:32Z">
        <w:r>
          <w:rPr>
            <w:rStyle w:val="23"/>
            <w:rFonts w:hint="eastAsia"/>
            <w:lang w:val="en-US" w:eastAsia="zh-CN"/>
          </w:rPr>
          <w:t>没有</w:t>
        </w:r>
      </w:ins>
      <w:ins w:id="160" w:author="希声" w:date="2020-07-06T15:58:34Z">
        <w:r>
          <w:rPr>
            <w:rStyle w:val="23"/>
            <w:rFonts w:hint="eastAsia"/>
            <w:lang w:val="en-US" w:eastAsia="zh-CN"/>
          </w:rPr>
          <w:t>将</w:t>
        </w:r>
      </w:ins>
      <w:ins w:id="161" w:author="希声" w:date="2020-07-06T15:58:35Z">
        <w:r>
          <w:rPr>
            <w:rStyle w:val="23"/>
            <w:rFonts w:hint="eastAsia"/>
            <w:lang w:val="en-US" w:eastAsia="zh-CN"/>
          </w:rPr>
          <w:t>全队的</w:t>
        </w:r>
      </w:ins>
      <w:ins w:id="162" w:author="希声" w:date="2020-07-06T15:58:41Z">
        <w:r>
          <w:rPr>
            <w:rStyle w:val="23"/>
            <w:rFonts w:hint="eastAsia"/>
            <w:lang w:val="en-US" w:eastAsia="zh-CN"/>
          </w:rPr>
          <w:t>解题思路</w:t>
        </w:r>
      </w:ins>
      <w:ins w:id="163" w:author="希声" w:date="2020-07-06T15:58:42Z">
        <w:r>
          <w:rPr>
            <w:rStyle w:val="23"/>
            <w:rFonts w:hint="eastAsia"/>
            <w:lang w:val="en-US" w:eastAsia="zh-CN"/>
          </w:rPr>
          <w:t>与</w:t>
        </w:r>
      </w:ins>
      <w:ins w:id="164" w:author="希声" w:date="2020-07-06T15:58:44Z">
        <w:r>
          <w:rPr>
            <w:rStyle w:val="23"/>
            <w:rFonts w:hint="eastAsia"/>
            <w:lang w:val="en-US" w:eastAsia="zh-CN"/>
          </w:rPr>
          <w:t>写论文</w:t>
        </w:r>
      </w:ins>
      <w:ins w:id="165" w:author="希声" w:date="2020-07-06T15:58:46Z">
        <w:r>
          <w:rPr>
            <w:rStyle w:val="23"/>
            <w:rFonts w:hint="eastAsia"/>
            <w:lang w:val="en-US" w:eastAsia="zh-CN"/>
          </w:rPr>
          <w:t>的</w:t>
        </w:r>
      </w:ins>
      <w:ins w:id="166" w:author="希声" w:date="2020-07-06T15:58:47Z">
        <w:r>
          <w:rPr>
            <w:rStyle w:val="23"/>
            <w:rFonts w:hint="eastAsia"/>
            <w:lang w:val="en-US" w:eastAsia="zh-CN"/>
          </w:rPr>
          <w:t>同学</w:t>
        </w:r>
      </w:ins>
      <w:ins w:id="167" w:author="希声" w:date="2020-07-06T15:58:49Z">
        <w:r>
          <w:rPr>
            <w:rStyle w:val="23"/>
            <w:rFonts w:hint="eastAsia"/>
            <w:lang w:val="en-US" w:eastAsia="zh-CN"/>
          </w:rPr>
          <w:t>沟通好</w:t>
        </w:r>
      </w:ins>
      <w:ins w:id="168" w:author="希声" w:date="2020-07-06T15:58:50Z">
        <w:r>
          <w:rPr>
            <w:rStyle w:val="23"/>
            <w:rFonts w:hint="eastAsia"/>
            <w:lang w:val="en-US" w:eastAsia="zh-CN"/>
          </w:rPr>
          <w:t>；</w:t>
        </w:r>
      </w:ins>
    </w:p>
    <w:p>
      <w:pPr>
        <w:numPr>
          <w:ilvl w:val="0"/>
          <w:numId w:val="4"/>
          <w:ins w:id="170" w:author="希声" w:date="2020-07-06T15:58:51Z"/>
        </w:numPr>
        <w:ind w:firstLine="420" w:firstLineChars="0"/>
        <w:rPr>
          <w:ins w:id="171" w:author="希声" w:date="2020-07-06T15:59:43Z"/>
          <w:rStyle w:val="23"/>
          <w:rFonts w:hint="default"/>
          <w:lang w:val="en-US" w:eastAsia="zh-CN"/>
        </w:rPr>
        <w:pPrChange w:id="169" w:author="希声" w:date="2020-07-06T15:58:51Z">
          <w:pPr>
            <w:ind w:firstLine="480" w:firstLineChars="200"/>
          </w:pPr>
        </w:pPrChange>
      </w:pPr>
      <w:ins w:id="172" w:author="希声" w:date="2020-07-06T15:58:54Z">
        <w:r>
          <w:rPr>
            <w:rStyle w:val="23"/>
            <w:rFonts w:hint="eastAsia"/>
            <w:lang w:val="en-US" w:eastAsia="zh-CN"/>
          </w:rPr>
          <w:t>建模的</w:t>
        </w:r>
      </w:ins>
      <w:ins w:id="173" w:author="希声" w:date="2020-07-06T15:58:55Z">
        <w:r>
          <w:rPr>
            <w:rStyle w:val="23"/>
            <w:rFonts w:hint="eastAsia"/>
            <w:lang w:val="en-US" w:eastAsia="zh-CN"/>
          </w:rPr>
          <w:t>同学</w:t>
        </w:r>
      </w:ins>
      <w:ins w:id="174" w:author="希声" w:date="2020-07-06T15:58:57Z">
        <w:r>
          <w:rPr>
            <w:rStyle w:val="23"/>
            <w:rFonts w:hint="eastAsia"/>
            <w:lang w:val="en-US" w:eastAsia="zh-CN"/>
          </w:rPr>
          <w:t>主要</w:t>
        </w:r>
      </w:ins>
      <w:ins w:id="175" w:author="希声" w:date="2020-07-06T15:59:00Z">
        <w:r>
          <w:rPr>
            <w:rStyle w:val="23"/>
            <w:rFonts w:hint="eastAsia"/>
            <w:lang w:val="en-US" w:eastAsia="zh-CN"/>
          </w:rPr>
          <w:t>提炼</w:t>
        </w:r>
      </w:ins>
      <w:ins w:id="176" w:author="希声" w:date="2020-07-06T15:59:01Z">
        <w:r>
          <w:rPr>
            <w:rStyle w:val="23"/>
            <w:rFonts w:hint="eastAsia"/>
            <w:lang w:val="en-US" w:eastAsia="zh-CN"/>
          </w:rPr>
          <w:t>全文</w:t>
        </w:r>
      </w:ins>
      <w:ins w:id="177" w:author="希声" w:date="2020-07-06T15:59:02Z">
        <w:r>
          <w:rPr>
            <w:rStyle w:val="23"/>
            <w:rFonts w:hint="eastAsia"/>
            <w:lang w:val="en-US" w:eastAsia="zh-CN"/>
          </w:rPr>
          <w:t>模型，</w:t>
        </w:r>
      </w:ins>
      <w:ins w:id="178" w:author="希声" w:date="2020-07-06T15:59:06Z">
        <w:r>
          <w:rPr>
            <w:rStyle w:val="23"/>
            <w:rFonts w:hint="eastAsia"/>
            <w:lang w:val="en-US" w:eastAsia="zh-CN"/>
          </w:rPr>
          <w:t>充分</w:t>
        </w:r>
      </w:ins>
      <w:ins w:id="179" w:author="希声" w:date="2020-07-06T15:59:07Z">
        <w:r>
          <w:rPr>
            <w:rStyle w:val="23"/>
            <w:rFonts w:hint="eastAsia"/>
            <w:lang w:val="en-US" w:eastAsia="zh-CN"/>
          </w:rPr>
          <w:t>与</w:t>
        </w:r>
      </w:ins>
      <w:ins w:id="180" w:author="希声" w:date="2020-07-06T15:59:09Z">
        <w:r>
          <w:rPr>
            <w:rStyle w:val="23"/>
            <w:rFonts w:hint="eastAsia"/>
            <w:lang w:val="en-US" w:eastAsia="zh-CN"/>
          </w:rPr>
          <w:t>写论文的</w:t>
        </w:r>
      </w:ins>
      <w:ins w:id="181" w:author="希声" w:date="2020-07-06T15:59:12Z">
        <w:r>
          <w:rPr>
            <w:rStyle w:val="23"/>
            <w:rFonts w:hint="eastAsia"/>
            <w:lang w:val="en-US" w:eastAsia="zh-CN"/>
          </w:rPr>
          <w:t>同学</w:t>
        </w:r>
      </w:ins>
      <w:ins w:id="182" w:author="希声" w:date="2020-07-06T15:59:14Z">
        <w:r>
          <w:rPr>
            <w:rStyle w:val="23"/>
            <w:rFonts w:hint="eastAsia"/>
            <w:lang w:val="en-US" w:eastAsia="zh-CN"/>
          </w:rPr>
          <w:t>沟通</w:t>
        </w:r>
      </w:ins>
      <w:ins w:id="183" w:author="希声" w:date="2020-07-06T15:59:15Z">
        <w:r>
          <w:rPr>
            <w:rStyle w:val="23"/>
            <w:rFonts w:hint="eastAsia"/>
            <w:lang w:val="en-US" w:eastAsia="zh-CN"/>
          </w:rPr>
          <w:t>建模</w:t>
        </w:r>
      </w:ins>
      <w:ins w:id="184" w:author="希声" w:date="2020-07-06T15:59:16Z">
        <w:r>
          <w:rPr>
            <w:rStyle w:val="23"/>
            <w:rFonts w:hint="eastAsia"/>
            <w:lang w:val="en-US" w:eastAsia="zh-CN"/>
          </w:rPr>
          <w:t>思路</w:t>
        </w:r>
      </w:ins>
      <w:ins w:id="185" w:author="希声" w:date="2020-07-06T15:59:17Z">
        <w:r>
          <w:rPr>
            <w:rStyle w:val="23"/>
            <w:rFonts w:hint="eastAsia"/>
            <w:lang w:val="en-US" w:eastAsia="zh-CN"/>
          </w:rPr>
          <w:t>，</w:t>
        </w:r>
      </w:ins>
      <w:ins w:id="186" w:author="希声" w:date="2020-07-06T15:59:20Z">
        <w:r>
          <w:rPr>
            <w:rStyle w:val="23"/>
            <w:rFonts w:hint="eastAsia"/>
            <w:lang w:val="en-US" w:eastAsia="zh-CN"/>
          </w:rPr>
          <w:t>只</w:t>
        </w:r>
      </w:ins>
      <w:ins w:id="187" w:author="希声" w:date="2020-07-06T15:59:21Z">
        <w:r>
          <w:rPr>
            <w:rStyle w:val="23"/>
            <w:rFonts w:hint="eastAsia"/>
            <w:lang w:val="en-US" w:eastAsia="zh-CN"/>
          </w:rPr>
          <w:t>丢给</w:t>
        </w:r>
      </w:ins>
      <w:ins w:id="188" w:author="希声" w:date="2020-07-06T15:59:26Z">
        <w:r>
          <w:rPr>
            <w:rStyle w:val="23"/>
            <w:rFonts w:hint="eastAsia"/>
            <w:lang w:val="en-US" w:eastAsia="zh-CN"/>
          </w:rPr>
          <w:t>论文</w:t>
        </w:r>
      </w:ins>
      <w:ins w:id="189" w:author="希声" w:date="2020-07-06T15:59:27Z">
        <w:r>
          <w:rPr>
            <w:rStyle w:val="23"/>
            <w:rFonts w:hint="eastAsia"/>
            <w:lang w:val="en-US" w:eastAsia="zh-CN"/>
          </w:rPr>
          <w:t>手</w:t>
        </w:r>
      </w:ins>
      <w:ins w:id="190" w:author="希声" w:date="2020-07-06T15:59:28Z">
        <w:r>
          <w:rPr>
            <w:rStyle w:val="23"/>
            <w:rFonts w:hint="eastAsia"/>
            <w:lang w:val="en-US" w:eastAsia="zh-CN"/>
          </w:rPr>
          <w:t>一个</w:t>
        </w:r>
      </w:ins>
      <w:ins w:id="191" w:author="希声" w:date="2020-07-06T15:59:30Z">
        <w:r>
          <w:rPr>
            <w:rStyle w:val="23"/>
            <w:rFonts w:hint="eastAsia"/>
            <w:lang w:val="en-US" w:eastAsia="zh-CN"/>
          </w:rPr>
          <w:t>数学模型</w:t>
        </w:r>
      </w:ins>
      <w:ins w:id="192" w:author="希声" w:date="2020-07-06T15:59:31Z">
        <w:r>
          <w:rPr>
            <w:rStyle w:val="23"/>
            <w:rFonts w:hint="eastAsia"/>
            <w:lang w:val="en-US" w:eastAsia="zh-CN"/>
          </w:rPr>
          <w:t>，</w:t>
        </w:r>
      </w:ins>
      <w:ins w:id="193" w:author="希声" w:date="2020-07-06T15:59:33Z">
        <w:r>
          <w:rPr>
            <w:rStyle w:val="23"/>
            <w:rFonts w:hint="eastAsia"/>
            <w:lang w:val="en-US" w:eastAsia="zh-CN"/>
          </w:rPr>
          <w:t>必然</w:t>
        </w:r>
      </w:ins>
      <w:ins w:id="194" w:author="希声" w:date="2020-07-06T15:59:34Z">
        <w:r>
          <w:rPr>
            <w:rStyle w:val="23"/>
            <w:rFonts w:hint="eastAsia"/>
            <w:lang w:val="en-US" w:eastAsia="zh-CN"/>
          </w:rPr>
          <w:t>造成</w:t>
        </w:r>
      </w:ins>
      <w:ins w:id="195" w:author="希声" w:date="2020-07-06T15:59:35Z">
        <w:r>
          <w:rPr>
            <w:rStyle w:val="23"/>
            <w:rFonts w:hint="eastAsia"/>
            <w:lang w:val="en-US" w:eastAsia="zh-CN"/>
          </w:rPr>
          <w:t>论文的</w:t>
        </w:r>
      </w:ins>
      <w:ins w:id="196" w:author="希声" w:date="2020-07-06T15:59:39Z">
        <w:r>
          <w:rPr>
            <w:rStyle w:val="23"/>
            <w:rFonts w:hint="eastAsia"/>
            <w:lang w:val="en-US" w:eastAsia="zh-CN"/>
          </w:rPr>
          <w:t>表述</w:t>
        </w:r>
      </w:ins>
      <w:ins w:id="197" w:author="希声" w:date="2020-07-06T15:59:40Z">
        <w:r>
          <w:rPr>
            <w:rStyle w:val="23"/>
            <w:rFonts w:hint="eastAsia"/>
            <w:lang w:val="en-US" w:eastAsia="zh-CN"/>
          </w:rPr>
          <w:t>不清</w:t>
        </w:r>
      </w:ins>
      <w:ins w:id="198" w:author="希声" w:date="2020-07-06T15:59:41Z">
        <w:r>
          <w:rPr>
            <w:rStyle w:val="23"/>
            <w:rFonts w:hint="eastAsia"/>
            <w:lang w:val="en-US" w:eastAsia="zh-CN"/>
          </w:rPr>
          <w:t>问题</w:t>
        </w:r>
      </w:ins>
      <w:ins w:id="199" w:author="希声" w:date="2020-07-06T16:00:38Z">
        <w:r>
          <w:rPr>
            <w:rStyle w:val="23"/>
            <w:rFonts w:hint="eastAsia"/>
            <w:lang w:val="en-US" w:eastAsia="zh-CN"/>
          </w:rPr>
          <w:t>；</w:t>
        </w:r>
      </w:ins>
    </w:p>
    <w:p>
      <w:pPr>
        <w:numPr>
          <w:ilvl w:val="0"/>
          <w:numId w:val="4"/>
          <w:ins w:id="201" w:author="希声" w:date="2020-07-06T15:58:51Z"/>
        </w:numPr>
        <w:ind w:firstLine="420" w:firstLineChars="0"/>
        <w:rPr>
          <w:ins w:id="202" w:author="希声" w:date="2020-07-06T16:01:42Z"/>
          <w:rStyle w:val="23"/>
          <w:rFonts w:hint="default"/>
          <w:lang w:val="en-US" w:eastAsia="zh-CN"/>
        </w:rPr>
        <w:pPrChange w:id="200" w:author="希声" w:date="2020-07-06T15:58:51Z">
          <w:pPr>
            <w:ind w:firstLine="480" w:firstLineChars="200"/>
          </w:pPr>
        </w:pPrChange>
      </w:pPr>
      <w:ins w:id="203" w:author="希声" w:date="2020-07-06T15:59:49Z">
        <w:r>
          <w:rPr>
            <w:rStyle w:val="23"/>
            <w:rFonts w:hint="eastAsia"/>
            <w:lang w:val="en-US" w:eastAsia="zh-CN"/>
          </w:rPr>
          <w:t>写代码的</w:t>
        </w:r>
      </w:ins>
      <w:ins w:id="204" w:author="希声" w:date="2020-07-06T15:59:51Z">
        <w:r>
          <w:rPr>
            <w:rStyle w:val="23"/>
            <w:rFonts w:hint="eastAsia"/>
            <w:lang w:val="en-US" w:eastAsia="zh-CN"/>
          </w:rPr>
          <w:t>同学</w:t>
        </w:r>
      </w:ins>
      <w:ins w:id="205" w:author="希声" w:date="2020-07-06T16:00:42Z">
        <w:r>
          <w:rPr>
            <w:rStyle w:val="23"/>
            <w:rFonts w:hint="eastAsia"/>
            <w:lang w:val="en-US" w:eastAsia="zh-CN"/>
          </w:rPr>
          <w:t>和</w:t>
        </w:r>
      </w:ins>
      <w:ins w:id="206" w:author="希声" w:date="2020-07-06T16:00:39Z">
        <w:r>
          <w:rPr>
            <w:rStyle w:val="23"/>
            <w:rFonts w:hint="eastAsia"/>
            <w:lang w:val="en-US" w:eastAsia="zh-CN"/>
          </w:rPr>
          <w:t>建模的同学应该对常见的数学模型多加熟悉</w:t>
        </w:r>
      </w:ins>
      <w:ins w:id="207" w:author="希声" w:date="2020-07-06T16:00:46Z">
        <w:r>
          <w:rPr>
            <w:rStyle w:val="23"/>
            <w:rFonts w:hint="eastAsia"/>
            <w:lang w:val="en-US" w:eastAsia="zh-CN"/>
          </w:rPr>
          <w:t>，</w:t>
        </w:r>
      </w:ins>
      <w:ins w:id="208" w:author="希声" w:date="2020-07-06T16:00:47Z">
        <w:r>
          <w:rPr>
            <w:rStyle w:val="23"/>
            <w:rFonts w:hint="eastAsia"/>
            <w:lang w:val="en-US" w:eastAsia="zh-CN"/>
          </w:rPr>
          <w:t>很多</w:t>
        </w:r>
      </w:ins>
      <w:ins w:id="209" w:author="希声" w:date="2020-07-06T16:00:50Z">
        <w:r>
          <w:rPr>
            <w:rStyle w:val="23"/>
            <w:rFonts w:hint="eastAsia"/>
            <w:lang w:val="en-US" w:eastAsia="zh-CN"/>
          </w:rPr>
          <w:t>模型和</w:t>
        </w:r>
      </w:ins>
      <w:ins w:id="210" w:author="希声" w:date="2020-07-06T16:00:51Z">
        <w:r>
          <w:rPr>
            <w:rStyle w:val="23"/>
            <w:rFonts w:hint="eastAsia"/>
            <w:lang w:val="en-US" w:eastAsia="zh-CN"/>
          </w:rPr>
          <w:t>算法</w:t>
        </w:r>
      </w:ins>
      <w:ins w:id="211" w:author="希声" w:date="2020-07-06T16:00:52Z">
        <w:r>
          <w:rPr>
            <w:rStyle w:val="23"/>
            <w:rFonts w:hint="eastAsia"/>
            <w:lang w:val="en-US" w:eastAsia="zh-CN"/>
          </w:rPr>
          <w:t>没有</w:t>
        </w:r>
      </w:ins>
      <w:ins w:id="212" w:author="希声" w:date="2020-07-06T16:00:54Z">
        <w:r>
          <w:rPr>
            <w:rStyle w:val="23"/>
            <w:rFonts w:hint="eastAsia"/>
            <w:lang w:val="en-US" w:eastAsia="zh-CN"/>
          </w:rPr>
          <w:t>切中</w:t>
        </w:r>
      </w:ins>
      <w:ins w:id="213" w:author="希声" w:date="2020-07-06T16:00:55Z">
        <w:r>
          <w:rPr>
            <w:rStyle w:val="23"/>
            <w:rFonts w:hint="eastAsia"/>
            <w:lang w:val="en-US" w:eastAsia="zh-CN"/>
          </w:rPr>
          <w:t>题目</w:t>
        </w:r>
      </w:ins>
      <w:ins w:id="214" w:author="希声" w:date="2020-07-06T16:00:56Z">
        <w:r>
          <w:rPr>
            <w:rStyle w:val="23"/>
            <w:rFonts w:hint="eastAsia"/>
            <w:lang w:val="en-US" w:eastAsia="zh-CN"/>
          </w:rPr>
          <w:t>要害</w:t>
        </w:r>
      </w:ins>
      <w:ins w:id="215" w:author="希声" w:date="2020-07-06T16:00:57Z">
        <w:r>
          <w:rPr>
            <w:rStyle w:val="23"/>
            <w:rFonts w:hint="eastAsia"/>
            <w:lang w:val="en-US" w:eastAsia="zh-CN"/>
          </w:rPr>
          <w:t>，</w:t>
        </w:r>
      </w:ins>
      <w:ins w:id="216" w:author="希声" w:date="2020-07-06T16:01:04Z">
        <w:r>
          <w:rPr>
            <w:rStyle w:val="23"/>
            <w:rFonts w:hint="eastAsia"/>
            <w:lang w:val="en-US" w:eastAsia="zh-CN"/>
          </w:rPr>
          <w:t>给人</w:t>
        </w:r>
      </w:ins>
      <w:ins w:id="217" w:author="希声" w:date="2020-07-06T16:01:06Z">
        <w:r>
          <w:rPr>
            <w:rStyle w:val="23"/>
            <w:rFonts w:hint="eastAsia"/>
            <w:lang w:val="en-US" w:eastAsia="zh-CN"/>
          </w:rPr>
          <w:t>一个</w:t>
        </w:r>
      </w:ins>
      <w:ins w:id="218" w:author="希声" w:date="2020-07-06T16:01:09Z">
        <w:r>
          <w:rPr>
            <w:rStyle w:val="23"/>
            <w:rFonts w:hint="eastAsia"/>
            <w:lang w:val="en-US" w:eastAsia="zh-CN"/>
          </w:rPr>
          <w:t>很外行的</w:t>
        </w:r>
      </w:ins>
      <w:ins w:id="219" w:author="希声" w:date="2020-07-06T16:01:10Z">
        <w:r>
          <w:rPr>
            <w:rStyle w:val="23"/>
            <w:rFonts w:hint="eastAsia"/>
            <w:lang w:val="en-US" w:eastAsia="zh-CN"/>
          </w:rPr>
          <w:t>感觉</w:t>
        </w:r>
      </w:ins>
      <w:ins w:id="220" w:author="希声" w:date="2020-07-06T16:01:21Z">
        <w:r>
          <w:rPr>
            <w:rStyle w:val="23"/>
            <w:rFonts w:hint="eastAsia"/>
            <w:lang w:val="en-US" w:eastAsia="zh-CN"/>
          </w:rPr>
          <w:t>，</w:t>
        </w:r>
      </w:ins>
      <w:ins w:id="221" w:author="希声" w:date="2020-07-06T16:01:25Z">
        <w:r>
          <w:rPr>
            <w:rStyle w:val="23"/>
            <w:rFonts w:hint="eastAsia"/>
            <w:lang w:val="en-US" w:eastAsia="zh-CN"/>
          </w:rPr>
          <w:t>从而</w:t>
        </w:r>
      </w:ins>
      <w:ins w:id="222" w:author="希声" w:date="2020-07-06T16:01:27Z">
        <w:r>
          <w:rPr>
            <w:rStyle w:val="23"/>
            <w:rFonts w:hint="eastAsia"/>
            <w:lang w:val="en-US" w:eastAsia="zh-CN"/>
          </w:rPr>
          <w:t>影响</w:t>
        </w:r>
      </w:ins>
      <w:ins w:id="223" w:author="希声" w:date="2020-07-06T16:01:30Z">
        <w:r>
          <w:rPr>
            <w:rStyle w:val="23"/>
            <w:rFonts w:hint="eastAsia"/>
            <w:lang w:val="en-US" w:eastAsia="zh-CN"/>
          </w:rPr>
          <w:t>比赛</w:t>
        </w:r>
      </w:ins>
      <w:ins w:id="224" w:author="希声" w:date="2020-07-06T16:01:31Z">
        <w:r>
          <w:rPr>
            <w:rStyle w:val="23"/>
            <w:rFonts w:hint="eastAsia"/>
            <w:lang w:val="en-US" w:eastAsia="zh-CN"/>
          </w:rPr>
          <w:t>成绩</w:t>
        </w:r>
      </w:ins>
      <w:ins w:id="225" w:author="希声" w:date="2020-07-06T16:01:42Z">
        <w:r>
          <w:rPr>
            <w:rStyle w:val="23"/>
            <w:rFonts w:hint="eastAsia"/>
            <w:lang w:val="en-US" w:eastAsia="zh-CN"/>
          </w:rPr>
          <w:t>；</w:t>
        </w:r>
      </w:ins>
    </w:p>
    <w:p>
      <w:pPr>
        <w:numPr>
          <w:ilvl w:val="0"/>
          <w:numId w:val="4"/>
          <w:ins w:id="227" w:author="希声" w:date="2020-07-06T15:58:51Z"/>
        </w:numPr>
        <w:ind w:firstLine="420" w:firstLineChars="0"/>
        <w:rPr>
          <w:rStyle w:val="23"/>
          <w:rFonts w:hint="default"/>
          <w:lang w:val="en-US" w:eastAsia="zh-CN"/>
        </w:rPr>
        <w:pPrChange w:id="226" w:author="希声" w:date="2020-07-06T15:58:51Z">
          <w:pPr>
            <w:ind w:firstLine="480" w:firstLineChars="200"/>
          </w:pPr>
        </w:pPrChange>
      </w:pPr>
      <w:ins w:id="228" w:author="希声" w:date="2020-07-06T16:01:46Z">
        <w:r>
          <w:rPr>
            <w:rStyle w:val="23"/>
            <w:rFonts w:hint="eastAsia"/>
            <w:lang w:val="en-US" w:eastAsia="zh-CN"/>
          </w:rPr>
          <w:t>三位</w:t>
        </w:r>
      </w:ins>
      <w:ins w:id="229" w:author="希声" w:date="2020-07-06T16:01:47Z">
        <w:r>
          <w:rPr>
            <w:rStyle w:val="23"/>
            <w:rFonts w:hint="eastAsia"/>
            <w:lang w:val="en-US" w:eastAsia="zh-CN"/>
          </w:rPr>
          <w:t>同学</w:t>
        </w:r>
      </w:ins>
      <w:ins w:id="230" w:author="希声" w:date="2020-07-06T16:01:48Z">
        <w:r>
          <w:rPr>
            <w:rStyle w:val="23"/>
            <w:rFonts w:hint="eastAsia"/>
            <w:lang w:val="en-US" w:eastAsia="zh-CN"/>
          </w:rPr>
          <w:t>都要</w:t>
        </w:r>
      </w:ins>
      <w:ins w:id="231" w:author="希声" w:date="2020-07-06T16:01:50Z">
        <w:r>
          <w:rPr>
            <w:rStyle w:val="23"/>
            <w:rFonts w:hint="eastAsia"/>
            <w:lang w:val="en-US" w:eastAsia="zh-CN"/>
          </w:rPr>
          <w:t>多看</w:t>
        </w:r>
      </w:ins>
      <w:ins w:id="232" w:author="希声" w:date="2020-07-06T16:01:52Z">
        <w:r>
          <w:rPr>
            <w:rStyle w:val="23"/>
            <w:rFonts w:hint="eastAsia"/>
            <w:lang w:val="en-US" w:eastAsia="zh-CN"/>
          </w:rPr>
          <w:t>一下</w:t>
        </w:r>
      </w:ins>
      <w:ins w:id="233" w:author="希声" w:date="2020-07-06T16:01:54Z">
        <w:r>
          <w:rPr>
            <w:rStyle w:val="23"/>
            <w:rFonts w:hint="eastAsia"/>
            <w:lang w:val="en-US" w:eastAsia="zh-CN"/>
          </w:rPr>
          <w:t>国赛</w:t>
        </w:r>
      </w:ins>
      <w:ins w:id="234" w:author="希声" w:date="2020-07-06T16:01:57Z">
        <w:r>
          <w:rPr>
            <w:rStyle w:val="23"/>
            <w:rFonts w:hint="eastAsia"/>
            <w:lang w:val="en-US" w:eastAsia="zh-CN"/>
          </w:rPr>
          <w:t>优秀论文</w:t>
        </w:r>
      </w:ins>
      <w:ins w:id="235" w:author="希声" w:date="2020-07-06T16:01:58Z">
        <w:r>
          <w:rPr>
            <w:rStyle w:val="23"/>
            <w:rFonts w:hint="eastAsia"/>
            <w:lang w:val="en-US" w:eastAsia="zh-CN"/>
          </w:rPr>
          <w:t>，</w:t>
        </w:r>
      </w:ins>
      <w:ins w:id="236" w:author="希声" w:date="2020-07-06T16:02:08Z">
        <w:r>
          <w:rPr>
            <w:rStyle w:val="23"/>
            <w:rFonts w:hint="eastAsia"/>
            <w:lang w:val="en-US" w:eastAsia="zh-CN"/>
          </w:rPr>
          <w:t>目前来</w:t>
        </w:r>
      </w:ins>
      <w:ins w:id="237" w:author="希声" w:date="2020-07-06T16:02:09Z">
        <w:r>
          <w:rPr>
            <w:rStyle w:val="23"/>
            <w:rFonts w:hint="eastAsia"/>
            <w:lang w:val="en-US" w:eastAsia="zh-CN"/>
          </w:rPr>
          <w:t>看，</w:t>
        </w:r>
      </w:ins>
      <w:ins w:id="238" w:author="希声" w:date="2020-07-06T16:02:11Z">
        <w:r>
          <w:rPr>
            <w:rStyle w:val="23"/>
            <w:rFonts w:hint="eastAsia"/>
            <w:lang w:val="en-US" w:eastAsia="zh-CN"/>
          </w:rPr>
          <w:t>你们</w:t>
        </w:r>
      </w:ins>
      <w:ins w:id="239" w:author="希声" w:date="2020-07-06T16:02:13Z">
        <w:r>
          <w:rPr>
            <w:rStyle w:val="23"/>
            <w:rFonts w:hint="eastAsia"/>
            <w:lang w:val="en-US" w:eastAsia="zh-CN"/>
          </w:rPr>
          <w:t>队的</w:t>
        </w:r>
      </w:ins>
      <w:ins w:id="240" w:author="希声" w:date="2020-07-06T16:02:19Z">
        <w:r>
          <w:rPr>
            <w:rStyle w:val="23"/>
            <w:rFonts w:hint="eastAsia"/>
            <w:lang w:val="en-US" w:eastAsia="zh-CN"/>
          </w:rPr>
          <w:t>论文</w:t>
        </w:r>
      </w:ins>
      <w:ins w:id="241" w:author="希声" w:date="2020-07-06T16:02:21Z">
        <w:r>
          <w:rPr>
            <w:rStyle w:val="23"/>
            <w:rFonts w:hint="eastAsia"/>
            <w:lang w:val="en-US" w:eastAsia="zh-CN"/>
          </w:rPr>
          <w:t>还不</w:t>
        </w:r>
      </w:ins>
      <w:ins w:id="242" w:author="希声" w:date="2020-07-06T16:02:22Z">
        <w:r>
          <w:rPr>
            <w:rStyle w:val="23"/>
            <w:rFonts w:hint="eastAsia"/>
            <w:lang w:val="en-US" w:eastAsia="zh-CN"/>
          </w:rPr>
          <w:t>成型</w:t>
        </w:r>
      </w:ins>
      <w:ins w:id="243" w:author="希声" w:date="2020-07-06T16:02:23Z">
        <w:r>
          <w:rPr>
            <w:rStyle w:val="23"/>
            <w:rFonts w:hint="eastAsia"/>
            <w:lang w:val="en-US" w:eastAsia="zh-CN"/>
          </w:rPr>
          <w:t>，</w:t>
        </w:r>
      </w:ins>
      <w:ins w:id="244" w:author="希声" w:date="2020-07-06T16:02:25Z">
        <w:r>
          <w:rPr>
            <w:rStyle w:val="23"/>
            <w:rFonts w:hint="eastAsia"/>
            <w:lang w:val="en-US" w:eastAsia="zh-CN"/>
          </w:rPr>
          <w:t>需要</w:t>
        </w:r>
      </w:ins>
      <w:ins w:id="245" w:author="希声" w:date="2020-07-06T16:02:38Z">
        <w:r>
          <w:rPr>
            <w:rStyle w:val="23"/>
            <w:rFonts w:hint="eastAsia"/>
            <w:lang w:val="en-US" w:eastAsia="zh-CN"/>
          </w:rPr>
          <w:t>向</w:t>
        </w:r>
      </w:ins>
      <w:ins w:id="246" w:author="希声" w:date="2020-07-06T16:02:31Z">
        <w:r>
          <w:rPr>
            <w:rStyle w:val="23"/>
            <w:rFonts w:hint="eastAsia"/>
            <w:lang w:val="en-US" w:eastAsia="zh-CN"/>
          </w:rPr>
          <w:t>优秀论文</w:t>
        </w:r>
      </w:ins>
      <w:ins w:id="247" w:author="希声" w:date="2020-07-06T16:02:34Z">
        <w:r>
          <w:rPr>
            <w:rStyle w:val="23"/>
            <w:rFonts w:hint="eastAsia"/>
            <w:lang w:val="en-US" w:eastAsia="zh-CN"/>
          </w:rPr>
          <w:t>多学习。</w:t>
        </w:r>
      </w:ins>
      <w:bookmarkStart w:id="11" w:name="_GoBack"/>
      <w:bookmarkEnd w:id="11"/>
    </w:p>
    <w:p>
      <w:pPr>
        <w:pStyle w:val="14"/>
        <w:outlineLvl w:val="0"/>
      </w:pPr>
      <w:commentRangeStart w:id="50"/>
      <w:r>
        <w:rPr>
          <w:rFonts w:hint="eastAsia"/>
        </w:rPr>
        <w:t>七、参考文献</w:t>
      </w:r>
      <w:commentRangeEnd w:id="50"/>
      <w:r>
        <w:commentReference w:id="50"/>
      </w:r>
    </w:p>
    <w:p>
      <w:pPr>
        <w:pStyle w:val="17"/>
        <w:rPr>
          <w:rFonts w:ascii="宋体" w:hAnsi="宋体" w:eastAsia="宋体"/>
        </w:rPr>
      </w:pPr>
      <w:r>
        <w:rPr>
          <w:rFonts w:hint="eastAsia" w:ascii="宋体" w:hAnsi="宋体" w:eastAsia="宋体"/>
        </w:rPr>
        <w:t>[</w:t>
      </w:r>
      <w:r>
        <w:rPr>
          <w:rFonts w:ascii="宋体" w:hAnsi="宋体" w:eastAsia="宋体"/>
        </w:rPr>
        <w:t>1</w:t>
      </w:r>
      <w:r>
        <w:rPr>
          <w:rFonts w:hint="eastAsia" w:ascii="宋体" w:hAnsi="宋体" w:eastAsia="宋体"/>
        </w:rPr>
        <w:t>]</w:t>
      </w:r>
      <w:r>
        <w:rPr>
          <w:rFonts w:ascii="宋体" w:hAnsi="宋体" w:eastAsia="宋体"/>
        </w:rPr>
        <w:t>Buldyrev,S.V.,Parshani,R.,Paul,G.,Stanley,H.E.,Havlin,S.Catastrophic cascade of failures in interdependent networks(2010)Nature,464(7291),pp. 1025-1028.</w:t>
      </w:r>
    </w:p>
    <w:p>
      <w:pPr>
        <w:pStyle w:val="17"/>
        <w:rPr>
          <w:rFonts w:ascii="宋体" w:hAnsi="宋体" w:eastAsia="宋体"/>
        </w:rPr>
      </w:pPr>
      <w:r>
        <w:rPr>
          <w:rFonts w:hint="eastAsia" w:ascii="宋体" w:hAnsi="宋体" w:eastAsia="宋体"/>
        </w:rPr>
        <w:t>[</w:t>
      </w:r>
      <w:r>
        <w:rPr>
          <w:rFonts w:ascii="宋体" w:hAnsi="宋体" w:eastAsia="宋体"/>
        </w:rPr>
        <w:t>2</w:t>
      </w:r>
      <w:r>
        <w:rPr>
          <w:rFonts w:hint="eastAsia" w:ascii="宋体" w:hAnsi="宋体" w:eastAsia="宋体"/>
        </w:rPr>
        <w:t>]彭兴钊,姚宏,张志浩,杜军.基于节点蓄意攻击的无标度网络级联抗毁性研究[J]</w:t>
      </w:r>
      <w:r>
        <w:rPr>
          <w:rFonts w:ascii="宋体" w:hAnsi="宋体" w:eastAsia="宋体"/>
        </w:rPr>
        <w:t>.</w:t>
      </w:r>
      <w:r>
        <w:rPr>
          <w:rFonts w:hint="eastAsia" w:ascii="宋体" w:hAnsi="宋体" w:eastAsia="宋体"/>
        </w:rPr>
        <w:t>系统工程与电子技术</w:t>
      </w:r>
      <w:r>
        <w:rPr>
          <w:rFonts w:ascii="宋体" w:hAnsi="宋体" w:eastAsia="宋体"/>
        </w:rPr>
        <w:t>,</w:t>
      </w:r>
      <w:r>
        <w:rPr>
          <w:rFonts w:hint="eastAsia" w:ascii="宋体" w:hAnsi="宋体" w:eastAsia="宋体"/>
        </w:rPr>
        <w:t>2013</w:t>
      </w:r>
      <w:r>
        <w:rPr>
          <w:rFonts w:ascii="宋体" w:hAnsi="宋体" w:eastAsia="宋体"/>
        </w:rPr>
        <w:t>.</w:t>
      </w:r>
      <w:r>
        <w:rPr>
          <w:rFonts w:hint="eastAsia" w:ascii="宋体" w:hAnsi="宋体" w:eastAsia="宋体"/>
        </w:rPr>
        <w:t>09</w:t>
      </w:r>
    </w:p>
    <w:p>
      <w:pPr>
        <w:pStyle w:val="17"/>
        <w:rPr>
          <w:rFonts w:ascii="宋体" w:hAnsi="宋体" w:eastAsia="宋体"/>
        </w:rPr>
      </w:pPr>
      <w:r>
        <w:rPr>
          <w:rFonts w:hint="eastAsia" w:ascii="宋体" w:hAnsi="宋体" w:eastAsia="宋体"/>
        </w:rPr>
        <w:t>[3]</w:t>
      </w:r>
      <w:r>
        <w:t xml:space="preserve"> </w:t>
      </w:r>
      <w:r>
        <w:rPr>
          <w:rFonts w:ascii="宋体" w:hAnsi="宋体" w:eastAsia="宋体"/>
        </w:rPr>
        <w:t>Albert-László Barabási</w:t>
      </w:r>
      <w:r>
        <w:rPr>
          <w:rFonts w:hint="eastAsia" w:ascii="宋体" w:hAnsi="宋体" w:eastAsia="宋体"/>
        </w:rPr>
        <w:t>.</w:t>
      </w:r>
      <w:r>
        <w:t xml:space="preserve"> </w:t>
      </w:r>
      <w:r>
        <w:rPr>
          <w:rFonts w:hint="eastAsia" w:ascii="宋体" w:hAnsi="宋体" w:eastAsia="宋体"/>
        </w:rPr>
        <w:t>巴拉巴西网络科学(</w:t>
      </w:r>
      <w:r>
        <w:rPr>
          <w:rFonts w:ascii="宋体" w:hAnsi="宋体" w:eastAsia="宋体"/>
        </w:rPr>
        <w:t>Network Science).</w:t>
      </w:r>
      <w:r>
        <w:rPr>
          <w:rFonts w:hint="eastAsia" w:ascii="宋体" w:hAnsi="宋体" w:eastAsia="宋体"/>
        </w:rPr>
        <w:t>河南科学技术出版社</w:t>
      </w:r>
      <w:r>
        <w:rPr>
          <w:rFonts w:ascii="宋体" w:hAnsi="宋体" w:eastAsia="宋体"/>
        </w:rPr>
        <w:t>,2020.02</w:t>
      </w:r>
    </w:p>
    <w:p>
      <w:pPr>
        <w:pStyle w:val="17"/>
        <w:spacing w:after="156"/>
        <w:rPr>
          <w:rFonts w:ascii="宋体" w:hAnsi="宋体" w:eastAsia="宋体"/>
        </w:rPr>
      </w:pPr>
      <w:r>
        <w:rPr>
          <w:rFonts w:hint="eastAsia" w:ascii="宋体" w:hAnsi="宋体" w:eastAsia="宋体"/>
        </w:rPr>
        <w:t>[4]司守奎,孙兆亮.数学建模算法与应用</w:t>
      </w:r>
      <w:r>
        <w:rPr>
          <w:rFonts w:ascii="宋体" w:hAnsi="宋体" w:eastAsia="宋体"/>
        </w:rPr>
        <w:t>(</w:t>
      </w:r>
      <w:r>
        <w:rPr>
          <w:rFonts w:hint="eastAsia" w:ascii="宋体" w:hAnsi="宋体" w:eastAsia="宋体"/>
        </w:rPr>
        <w:t>第二版</w:t>
      </w:r>
      <w:r>
        <w:rPr>
          <w:rFonts w:ascii="宋体" w:hAnsi="宋体" w:eastAsia="宋体"/>
        </w:rPr>
        <w:t>)</w:t>
      </w:r>
      <w:r>
        <w:rPr>
          <w:rFonts w:hint="eastAsia" w:ascii="宋体" w:hAnsi="宋体" w:eastAsia="宋体"/>
        </w:rPr>
        <w:t>.国防工业出版社.2017.01</w:t>
      </w:r>
    </w:p>
    <w:p>
      <w:pPr>
        <w:pStyle w:val="17"/>
        <w:spacing w:after="156"/>
        <w:rPr>
          <w:rFonts w:ascii="宋体" w:hAnsi="宋体" w:eastAsia="宋体"/>
        </w:rPr>
      </w:pPr>
      <w:r>
        <w:rPr>
          <w:rFonts w:ascii="宋体" w:hAnsi="宋体" w:eastAsia="宋体"/>
        </w:rPr>
        <w:br w:type="page"/>
      </w:r>
    </w:p>
    <w:p>
      <w:pPr>
        <w:pStyle w:val="17"/>
        <w:spacing w:after="156"/>
        <w:outlineLvl w:val="0"/>
        <w:rPr>
          <w:rFonts w:ascii="黑体" w:hAnsi="黑体"/>
          <w:sz w:val="28"/>
          <w:szCs w:val="28"/>
        </w:rPr>
      </w:pPr>
      <w:r>
        <w:rPr>
          <w:rFonts w:hint="eastAsia" w:ascii="黑体" w:hAnsi="黑体"/>
          <w:sz w:val="28"/>
          <w:szCs w:val="28"/>
        </w:rPr>
        <w:t>附录</w:t>
      </w:r>
    </w:p>
    <w:p>
      <w:pPr>
        <w:rPr>
          <w:rFonts w:hint="eastAsia" w:ascii="黑体" w:hAnsi="黑体" w:eastAsia="黑体"/>
        </w:rPr>
      </w:pPr>
      <w:r>
        <w:rPr>
          <w:rFonts w:hint="eastAsia" w:ascii="黑体" w:hAnsi="黑体" w:eastAsia="黑体"/>
        </w:rPr>
        <w:t>一、代码部分</w:t>
      </w:r>
    </w:p>
    <w:p>
      <w:pPr>
        <w:spacing w:line="240" w:lineRule="exact"/>
        <w:rPr>
          <w:b/>
          <w:bCs/>
        </w:rPr>
      </w:pPr>
      <w:r>
        <w:rPr>
          <w:rFonts w:hint="eastAsia"/>
          <w:b/>
          <w:bCs/>
          <w:color w:val="FFFFFF" w:themeColor="background1"/>
          <w14:textFill>
            <w14:solidFill>
              <w14:schemeClr w14:val="bg1"/>
            </w14:solidFill>
          </w14:textFill>
        </w:rPr>
        <w:t xml:space="preserve"> </w:t>
      </w:r>
      <w:r>
        <w:rPr>
          <w:b/>
          <w:bCs/>
          <w:color w:val="FFFFFF" w:themeColor="background1"/>
          <w14:textFill>
            <w14:solidFill>
              <w14:schemeClr w14:val="bg1"/>
            </w14:solidFill>
          </w14:textFill>
        </w:rPr>
        <w:t xml:space="preserve">  </w:t>
      </w:r>
      <w:r>
        <w:rPr>
          <w:b/>
          <w:bCs/>
          <w:color w:val="FFFFFF" w:themeColor="background1"/>
          <w:shd w:val="clear" w:color="auto" w:fill="ED7D31" w:themeFill="accent2"/>
          <w14:textFill>
            <w14:solidFill>
              <w14:schemeClr w14:val="bg1"/>
            </w14:solidFill>
          </w14:textFill>
        </w:rPr>
        <w:t xml:space="preserve"> a</w:t>
      </w:r>
      <w:r>
        <w:rPr>
          <w:rFonts w:hint="eastAsia"/>
          <w:b/>
          <w:bCs/>
          <w:color w:val="FFFFFF" w:themeColor="background1"/>
          <w:shd w:val="clear" w:color="auto" w:fill="ED7D31" w:themeFill="accent2"/>
          <w14:textFill>
            <w14:solidFill>
              <w14:schemeClr w14:val="bg1"/>
            </w14:solidFill>
          </w14:textFill>
        </w:rPr>
        <w:t>ttack</w:t>
      </w:r>
      <w:r>
        <w:rPr>
          <w:b/>
          <w:bCs/>
          <w:color w:val="FFFFFF" w:themeColor="background1"/>
          <w:shd w:val="clear" w:color="auto" w:fill="ED7D31" w:themeFill="accent2"/>
          <w14:textFill>
            <w14:solidFill>
              <w14:schemeClr w14:val="bg1"/>
            </w14:solidFill>
          </w14:textFill>
        </w:rPr>
        <w:t>.m</w:t>
      </w:r>
      <w:r>
        <w:rPr>
          <w:rFonts w:hint="eastAsia"/>
          <w:b/>
          <w:bCs/>
          <w:color w:val="FFFFFF" w:themeColor="background1"/>
          <w:shd w:val="clear" w:color="auto" w:fill="ED7D31" w:themeFill="accent2"/>
          <w14:textFill>
            <w14:solidFill>
              <w14:schemeClr w14:val="bg1"/>
            </w14:solidFill>
          </w14:textFill>
        </w:rPr>
        <w:t>函数</w:t>
      </w:r>
      <w:r>
        <w:rPr>
          <w:rFonts w:hint="eastAsia"/>
          <w:b/>
          <w:bCs/>
          <w:shd w:val="clear" w:color="auto" w:fill="ED7D31" w:themeFill="accent2"/>
        </w:rPr>
        <w:t xml:space="preserve"> </w:t>
      </w:r>
      <w:r>
        <w:rPr>
          <w:b/>
          <w:bCs/>
          <w:shd w:val="clear" w:color="auto" w:fill="ED7D31" w:themeFill="accent2"/>
        </w:rPr>
        <w:t xml:space="preserve"> </w:t>
      </w:r>
      <w:r>
        <w:rPr>
          <w:b/>
          <w:bCs/>
          <w:shd w:val="clear" w:color="auto" w:fill="ED7D31" w:themeFill="accent2"/>
        </w:rPr>
        <w:tab/>
      </w:r>
      <w:r>
        <w:rPr>
          <w:b/>
          <w:bCs/>
          <w:shd w:val="clear" w:color="auto" w:fill="ED7D31" w:themeFill="accent2"/>
        </w:rPr>
        <w:tab/>
      </w:r>
      <w:r>
        <w:rPr>
          <w:b/>
          <w:bCs/>
          <w:shd w:val="clear" w:color="auto" w:fill="ED7D31" w:themeFill="accent2"/>
        </w:rPr>
        <w:tab/>
      </w:r>
      <w:r>
        <w:rPr>
          <w:b/>
          <w:bCs/>
          <w:shd w:val="clear" w:color="auto" w:fill="ED7D31" w:themeFill="accent2"/>
        </w:rPr>
        <w:tab/>
      </w:r>
      <w:r>
        <w:rPr>
          <w:b/>
          <w:bCs/>
          <w:shd w:val="clear" w:color="auto" w:fill="ED7D31" w:themeFill="accent2"/>
        </w:rPr>
        <w:tab/>
      </w:r>
      <w:r>
        <w:rPr>
          <w:b/>
          <w:bCs/>
          <w:shd w:val="clear" w:color="auto" w:fill="ED7D31" w:themeFill="accent2"/>
        </w:rPr>
        <w:tab/>
      </w:r>
      <w:r>
        <w:rPr>
          <w:b/>
          <w:bCs/>
          <w:shd w:val="clear" w:color="auto" w:fill="ED7D31" w:themeFill="accent2"/>
        </w:rPr>
        <w:tab/>
      </w:r>
      <w:r>
        <w:rPr>
          <w:b/>
          <w:bCs/>
          <w:shd w:val="clear" w:color="auto" w:fill="ED7D31" w:themeFill="accent2"/>
        </w:rPr>
        <w:tab/>
      </w:r>
      <w:r>
        <w:rPr>
          <w:b/>
          <w:bCs/>
          <w:shd w:val="clear" w:color="auto" w:fill="ED7D31" w:themeFill="accent2"/>
        </w:rPr>
        <w:tab/>
      </w:r>
      <w:r>
        <w:rPr>
          <w:b/>
          <w:bCs/>
          <w:shd w:val="clear" w:color="auto" w:fill="ED7D31" w:themeFill="accent2"/>
        </w:rPr>
        <w:tab/>
      </w:r>
      <w:r>
        <w:rPr>
          <w:b/>
          <w:bCs/>
          <w:shd w:val="clear" w:color="auto" w:fill="ED7D31" w:themeFill="accent2"/>
        </w:rPr>
        <w:tab/>
      </w:r>
      <w:r>
        <w:rPr>
          <w:b/>
          <w:bCs/>
          <w:shd w:val="clear" w:color="auto" w:fill="ED7D31" w:themeFill="accent2"/>
        </w:rPr>
        <w:tab/>
      </w:r>
      <w:r>
        <w:rPr>
          <w:b/>
          <w:bCs/>
          <w:shd w:val="clear" w:color="auto" w:fill="ED7D31" w:themeFill="accent2"/>
        </w:rPr>
        <w:tab/>
      </w:r>
      <w:r>
        <w:rPr>
          <w:b/>
          <w:bCs/>
          <w:shd w:val="clear" w:color="auto" w:fill="ED7D31" w:themeFill="accent2"/>
        </w:rPr>
        <w:tab/>
      </w:r>
      <w:r>
        <w:rPr>
          <w:b/>
          <w:bCs/>
          <w:shd w:val="clear" w:color="auto" w:fill="ED7D31" w:themeFill="accent2"/>
        </w:rPr>
        <w:tab/>
      </w:r>
      <w:r>
        <w:rPr>
          <w:b/>
          <w:bCs/>
          <w:shd w:val="clear" w:color="auto" w:fill="ED7D31" w:themeFill="accent2"/>
        </w:rPr>
        <w:t xml:space="preserve">   </w:t>
      </w:r>
    </w:p>
    <w:p>
      <w:pPr>
        <w:widowControl/>
        <w:numPr>
          <w:ilvl w:val="0"/>
          <w:numId w:val="5"/>
        </w:numPr>
        <w:pBdr>
          <w:left w:val="single" w:color="6CE26C" w:sz="18" w:space="0"/>
        </w:pBdr>
        <w:shd w:val="clear" w:color="auto" w:fill="FFFFFF"/>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function [matA,matB] = attack(mata,matb,atk)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atk_len=size(atk,2);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mat_len=size(mata,1);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i=1:atk_len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j=1:mat_len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mata(atk(i),j)=0;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mata(j,atk(i))=0;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matb(atk(i),j)=0;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matb(j,atk(i))=0;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matA = mata;  </w:t>
      </w:r>
    </w:p>
    <w:p>
      <w:pPr>
        <w:widowControl/>
        <w:numPr>
          <w:ilvl w:val="0"/>
          <w:numId w:val="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matB = matb;  </w:t>
      </w:r>
    </w:p>
    <w:p>
      <w:pPr>
        <w:widowControl/>
        <w:numPr>
          <w:ilvl w:val="0"/>
          <w:numId w:val="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spacing w:line="240" w:lineRule="exact"/>
        <w:jc w:val="left"/>
        <w:rPr>
          <w:rFonts w:ascii="宋体" w:hAnsi="宋体" w:cs="宋体"/>
          <w:kern w:val="0"/>
        </w:rPr>
      </w:pPr>
      <w:r>
        <w:rPr>
          <w:rFonts w:hint="eastAsia" w:ascii="宋体" w:hAnsi="宋体" w:cs="宋体"/>
          <w:kern w:val="0"/>
        </w:rPr>
        <w:t xml:space="preserve"> </w:t>
      </w:r>
      <w:r>
        <w:rPr>
          <w:rFonts w:ascii="宋体" w:hAnsi="宋体" w:cs="宋体"/>
          <w:kern w:val="0"/>
        </w:rPr>
        <w:t xml:space="preserve">           </w:t>
      </w:r>
    </w:p>
    <w:p>
      <w:pPr>
        <w:widowControl/>
        <w:spacing w:line="240" w:lineRule="exact"/>
        <w:jc w:val="left"/>
        <w:rPr>
          <w:rFonts w:ascii="宋体" w:hAnsi="宋体" w:cs="宋体"/>
          <w:b/>
          <w:bCs/>
          <w:kern w:val="0"/>
        </w:rPr>
      </w:pPr>
      <w:r>
        <w:rPr>
          <w:rFonts w:ascii="宋体" w:hAnsi="宋体" w:cs="宋体"/>
          <w:b/>
          <w:bCs/>
          <w:color w:val="FFFFFF" w:themeColor="background1"/>
          <w:kern w:val="0"/>
          <w14:textFill>
            <w14:solidFill>
              <w14:schemeClr w14:val="bg1"/>
            </w14:solidFill>
          </w14:textFill>
        </w:rPr>
        <w:t xml:space="preserve">   </w:t>
      </w:r>
      <w:r>
        <w:rPr>
          <w:rFonts w:hint="eastAsia" w:ascii="宋体" w:hAnsi="宋体" w:cs="宋体"/>
          <w:b/>
          <w:bCs/>
          <w:color w:val="FFFFFF" w:themeColor="background1"/>
          <w:kern w:val="0"/>
          <w:shd w:val="clear" w:color="auto" w:fill="ED7D31" w:themeFill="accent2"/>
          <w14:textFill>
            <w14:solidFill>
              <w14:schemeClr w14:val="bg1"/>
            </w14:solidFill>
          </w14:textFill>
        </w:rPr>
        <w:t xml:space="preserve"> cal</w:t>
      </w:r>
      <w:r>
        <w:rPr>
          <w:rFonts w:ascii="宋体" w:hAnsi="宋体" w:cs="宋体"/>
          <w:b/>
          <w:bCs/>
          <w:color w:val="FFFFFF" w:themeColor="background1"/>
          <w:kern w:val="0"/>
          <w:shd w:val="clear" w:color="auto" w:fill="ED7D31" w:themeFill="accent2"/>
          <w14:textFill>
            <w14:solidFill>
              <w14:schemeClr w14:val="bg1"/>
            </w14:solidFill>
          </w14:textFill>
        </w:rPr>
        <w:t>.m</w:t>
      </w:r>
      <w:r>
        <w:rPr>
          <w:rFonts w:hint="eastAsia" w:ascii="宋体" w:hAnsi="宋体" w:cs="宋体"/>
          <w:b/>
          <w:bCs/>
          <w:color w:val="FFFFFF" w:themeColor="background1"/>
          <w:kern w:val="0"/>
          <w:shd w:val="clear" w:color="auto" w:fill="ED7D31" w:themeFill="accent2"/>
          <w14:textFill>
            <w14:solidFill>
              <w14:schemeClr w14:val="bg1"/>
            </w14:solidFill>
          </w14:textFill>
        </w:rPr>
        <w:t>函数</w:t>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 xml:space="preserve">          </w:t>
      </w:r>
    </w:p>
    <w:p>
      <w:pPr>
        <w:widowControl/>
        <w:numPr>
          <w:ilvl w:val="0"/>
          <w:numId w:val="6"/>
        </w:numPr>
        <w:pBdr>
          <w:left w:val="single" w:color="6CE26C" w:sz="18" w:space="0"/>
        </w:pBdr>
        <w:shd w:val="clear" w:color="auto" w:fill="FFFFFF"/>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function [mA,mB,res] = cal(matA,matB)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gA=graph(matA);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gB=graph(matB);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len = size(matA,1); %A和B共同的点的数量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binA = conncomp(gA);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binB = conncomp(gB);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binA=getbin(binA,len); %求出A变化后的连通分量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binB=getbin(binB,len); %求出B变化后的连通分量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A=matA;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B=matB;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 = 1:len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if</w:t>
      </w:r>
      <w:r>
        <w:rPr>
          <w:rFonts w:ascii="Consolas" w:hAnsi="Consolas" w:cs="Consolas"/>
          <w:color w:val="000000"/>
          <w:kern w:val="0"/>
          <w:sz w:val="18"/>
          <w:szCs w:val="18"/>
        </w:rPr>
        <w:t> binA(i) ~= binB(i)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j=1:len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cif A(i,j) ~= B(i,j)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A(i,j)=0;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A(j,i)=0;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B(i,j)=0;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B(j,i)=0;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gA=graph(A);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gB=graph(B);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binA = conncomp(gA);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binB = conncomp(gB);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binA=getbin(binA,len);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binB=getbin(binB,len);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ans_gA=graph(A);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ans_gB=graph(B);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ans_binA = conncomp(ans_gA);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ans_binB = conncomp(ans_gB);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ans_binA=getbin(ans_binA,len);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ans_binB=getbin(ans_binB,len);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rec=zeros(1,len);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i=1:len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rec(ans_binA(i))=rec(ans_binA(i))+1;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res=-inf;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i=1:len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res=max(res,rec(i));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mA=A;  </w:t>
      </w:r>
    </w:p>
    <w:p>
      <w:pPr>
        <w:widowControl/>
        <w:numPr>
          <w:ilvl w:val="0"/>
          <w:numId w:val="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mB=B;  </w:t>
      </w:r>
    </w:p>
    <w:p>
      <w:pPr>
        <w:widowControl/>
        <w:numPr>
          <w:ilvl w:val="0"/>
          <w:numId w:val="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spacing w:line="240" w:lineRule="exact"/>
        <w:jc w:val="left"/>
        <w:rPr>
          <w:rFonts w:ascii="宋体" w:hAnsi="宋体" w:cs="宋体"/>
          <w:b/>
          <w:bCs/>
          <w:kern w:val="0"/>
          <w:shd w:val="clear" w:color="auto" w:fill="ED7D31" w:themeFill="accent2"/>
        </w:rPr>
      </w:pPr>
      <w:r>
        <w:rPr>
          <w:rFonts w:hint="eastAsia" w:ascii="宋体" w:hAnsi="宋体" w:cs="宋体"/>
          <w:b/>
          <w:bCs/>
          <w:color w:val="FFFFFF" w:themeColor="background1"/>
          <w:kern w:val="0"/>
          <w14:textFill>
            <w14:solidFill>
              <w14:schemeClr w14:val="bg1"/>
            </w14:solidFill>
          </w14:textFill>
        </w:rPr>
        <w:t xml:space="preserve"> </w:t>
      </w:r>
      <w:r>
        <w:rPr>
          <w:rFonts w:ascii="宋体" w:hAnsi="宋体" w:cs="宋体"/>
          <w:b/>
          <w:bCs/>
          <w:color w:val="FFFFFF" w:themeColor="background1"/>
          <w:kern w:val="0"/>
          <w14:textFill>
            <w14:solidFill>
              <w14:schemeClr w14:val="bg1"/>
            </w14:solidFill>
          </w14:textFill>
        </w:rPr>
        <w:t xml:space="preserve">  </w:t>
      </w:r>
      <w:r>
        <w:rPr>
          <w:rFonts w:ascii="宋体" w:hAnsi="宋体" w:cs="宋体"/>
          <w:b/>
          <w:bCs/>
          <w:color w:val="FFFFFF" w:themeColor="background1"/>
          <w:kern w:val="0"/>
          <w:shd w:val="clear" w:color="auto" w:fill="ED7D31" w:themeFill="accent2"/>
          <w14:textFill>
            <w14:solidFill>
              <w14:schemeClr w14:val="bg1"/>
            </w14:solidFill>
          </w14:textFill>
        </w:rPr>
        <w:t xml:space="preserve"> </w:t>
      </w:r>
      <w:r>
        <w:rPr>
          <w:rFonts w:hint="eastAsia" w:ascii="宋体" w:hAnsi="宋体" w:cs="宋体"/>
          <w:b/>
          <w:bCs/>
          <w:color w:val="FFFFFF" w:themeColor="background1"/>
          <w:kern w:val="0"/>
          <w:shd w:val="clear" w:color="auto" w:fill="ED7D31" w:themeFill="accent2"/>
          <w14:textFill>
            <w14:solidFill>
              <w14:schemeClr w14:val="bg1"/>
            </w14:solidFill>
          </w14:textFill>
        </w:rPr>
        <w:t>getbin</w:t>
      </w:r>
      <w:r>
        <w:rPr>
          <w:rFonts w:ascii="宋体" w:hAnsi="宋体" w:cs="宋体"/>
          <w:b/>
          <w:bCs/>
          <w:color w:val="FFFFFF" w:themeColor="background1"/>
          <w:kern w:val="0"/>
          <w:shd w:val="clear" w:color="auto" w:fill="ED7D31" w:themeFill="accent2"/>
          <w14:textFill>
            <w14:solidFill>
              <w14:schemeClr w14:val="bg1"/>
            </w14:solidFill>
          </w14:textFill>
        </w:rPr>
        <w:t>.m</w:t>
      </w:r>
      <w:r>
        <w:rPr>
          <w:rFonts w:hint="eastAsia" w:ascii="宋体" w:hAnsi="宋体" w:cs="宋体"/>
          <w:b/>
          <w:bCs/>
          <w:color w:val="FFFFFF" w:themeColor="background1"/>
          <w:kern w:val="0"/>
          <w:shd w:val="clear" w:color="auto" w:fill="ED7D31" w:themeFill="accent2"/>
          <w14:textFill>
            <w14:solidFill>
              <w14:schemeClr w14:val="bg1"/>
            </w14:solidFill>
          </w14:textFill>
        </w:rPr>
        <w:t xml:space="preserve">将连通块代表设置为内部的最大编号节点 </w:t>
      </w:r>
      <w:r>
        <w:rPr>
          <w:rFonts w:ascii="宋体" w:hAnsi="宋体" w:cs="宋体"/>
          <w:b/>
          <w:bCs/>
          <w:kern w:val="0"/>
          <w:shd w:val="clear" w:color="auto" w:fill="ED7D31" w:themeFill="accent2"/>
        </w:rPr>
        <w:t xml:space="preserve">      </w:t>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 xml:space="preserve">   </w:t>
      </w:r>
    </w:p>
    <w:p>
      <w:pPr>
        <w:widowControl/>
        <w:numPr>
          <w:ilvl w:val="0"/>
          <w:numId w:val="7"/>
        </w:numPr>
        <w:pBdr>
          <w:left w:val="single" w:color="6CE26C" w:sz="18" w:space="0"/>
        </w:pBdr>
        <w:shd w:val="clear" w:color="auto" w:fill="FFFFFF"/>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function [result] = getbin(bin,size)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record = 1./zeros(1,size); %初始化为无穷大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cnt=-inf;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i=1:size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cnt=max(cnt,bin(i));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i=1:size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record(bin(i))=i;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i=1:size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record(bin(i))= max(record(bin(i)),i);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res=zeros(1,size);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i=1:size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res(i) = record(bin(i));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result=res;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jc w:val="left"/>
        <w:rPr>
          <w:rFonts w:ascii="宋体" w:hAnsi="宋体" w:cs="宋体"/>
          <w:kern w:val="0"/>
        </w:rPr>
      </w:pPr>
    </w:p>
    <w:p>
      <w:pPr>
        <w:widowControl/>
        <w:spacing w:line="240" w:lineRule="exact"/>
        <w:jc w:val="left"/>
        <w:rPr>
          <w:rFonts w:ascii="宋体" w:hAnsi="宋体" w:cs="宋体"/>
          <w:b/>
          <w:bCs/>
          <w:kern w:val="0"/>
          <w:shd w:val="clear" w:color="auto" w:fill="ED7D31" w:themeFill="accent2"/>
        </w:rPr>
      </w:pPr>
      <w:r>
        <w:rPr>
          <w:rFonts w:hint="eastAsia" w:ascii="宋体" w:hAnsi="宋体" w:cs="宋体"/>
          <w:b/>
          <w:bCs/>
          <w:color w:val="FFFFFF" w:themeColor="background1"/>
          <w:kern w:val="0"/>
          <w14:textFill>
            <w14:solidFill>
              <w14:schemeClr w14:val="bg1"/>
            </w14:solidFill>
          </w14:textFill>
        </w:rPr>
        <w:t xml:space="preserve"> </w:t>
      </w:r>
      <w:r>
        <w:rPr>
          <w:rFonts w:ascii="宋体" w:hAnsi="宋体" w:cs="宋体"/>
          <w:b/>
          <w:bCs/>
          <w:color w:val="FFFFFF" w:themeColor="background1"/>
          <w:kern w:val="0"/>
          <w14:textFill>
            <w14:solidFill>
              <w14:schemeClr w14:val="bg1"/>
            </w14:solidFill>
          </w14:textFill>
        </w:rPr>
        <w:t xml:space="preserve">  </w:t>
      </w:r>
      <w:r>
        <w:rPr>
          <w:rFonts w:ascii="宋体" w:hAnsi="宋体" w:cs="宋体"/>
          <w:b/>
          <w:bCs/>
          <w:color w:val="FFFFFF" w:themeColor="background1"/>
          <w:kern w:val="0"/>
          <w:shd w:val="clear" w:color="auto" w:fill="ED7D31" w:themeFill="accent2"/>
          <w14:textFill>
            <w14:solidFill>
              <w14:schemeClr w14:val="bg1"/>
            </w14:solidFill>
          </w14:textFill>
        </w:rPr>
        <w:t xml:space="preserve"> m</w:t>
      </w:r>
      <w:r>
        <w:rPr>
          <w:rFonts w:hint="eastAsia" w:ascii="宋体" w:hAnsi="宋体" w:cs="宋体"/>
          <w:b/>
          <w:bCs/>
          <w:color w:val="FFFFFF" w:themeColor="background1"/>
          <w:kern w:val="0"/>
          <w:shd w:val="clear" w:color="auto" w:fill="ED7D31" w:themeFill="accent2"/>
          <w14:textFill>
            <w14:solidFill>
              <w14:schemeClr w14:val="bg1"/>
            </w14:solidFill>
          </w14:textFill>
        </w:rPr>
        <w:t>ain</w:t>
      </w:r>
      <w:r>
        <w:rPr>
          <w:rFonts w:ascii="宋体" w:hAnsi="宋体" w:cs="宋体"/>
          <w:b/>
          <w:bCs/>
          <w:color w:val="FFFFFF" w:themeColor="background1"/>
          <w:kern w:val="0"/>
          <w:shd w:val="clear" w:color="auto" w:fill="ED7D31" w:themeFill="accent2"/>
          <w14:textFill>
            <w14:solidFill>
              <w14:schemeClr w14:val="bg1"/>
            </w14:solidFill>
          </w14:textFill>
        </w:rPr>
        <w:t xml:space="preserve">1.m </w:t>
      </w:r>
      <w:r>
        <w:rPr>
          <w:rFonts w:hint="eastAsia" w:ascii="宋体" w:hAnsi="宋体" w:cs="宋体"/>
          <w:b/>
          <w:bCs/>
          <w:color w:val="FFFFFF" w:themeColor="background1"/>
          <w:kern w:val="0"/>
          <w:shd w:val="clear" w:color="auto" w:fill="ED7D31" w:themeFill="accent2"/>
          <w14:textFill>
            <w14:solidFill>
              <w14:schemeClr w14:val="bg1"/>
            </w14:solidFill>
          </w14:textFill>
        </w:rPr>
        <w:t>第一问主函数</w:t>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ab/>
      </w:r>
      <w:r>
        <w:rPr>
          <w:rFonts w:ascii="宋体" w:hAnsi="宋体" w:cs="宋体"/>
          <w:b/>
          <w:bCs/>
          <w:kern w:val="0"/>
          <w:shd w:val="clear" w:color="auto" w:fill="ED7D31" w:themeFill="accent2"/>
        </w:rPr>
        <w:t xml:space="preserve">   </w:t>
      </w:r>
    </w:p>
    <w:p>
      <w:pPr>
        <w:widowControl/>
        <w:numPr>
          <w:ilvl w:val="0"/>
          <w:numId w:val="8"/>
        </w:numPr>
        <w:pBdr>
          <w:left w:val="single" w:color="6CE26C" w:sz="18" w:space="0"/>
        </w:pBdr>
        <w:shd w:val="clear" w:color="auto" w:fill="FFFFFF"/>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clc;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clear;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close all;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a = xlsread(</w:t>
      </w:r>
      <w:r>
        <w:rPr>
          <w:rFonts w:ascii="Consolas" w:hAnsi="Consolas" w:cs="Consolas"/>
          <w:color w:val="0000FF"/>
          <w:kern w:val="0"/>
          <w:sz w:val="18"/>
          <w:szCs w:val="18"/>
        </w:rPr>
        <w:t>'A1.xlsx'</w:t>
      </w:r>
      <w:r>
        <w:rPr>
          <w:rFonts w:ascii="Consolas" w:hAnsi="Consolas" w:cs="Consolas"/>
          <w:color w:val="000000"/>
          <w:kern w:val="0"/>
          <w:sz w:val="18"/>
          <w:szCs w:val="18"/>
        </w:rPr>
        <w:t>);%读取数据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b = xlsread(</w:t>
      </w:r>
      <w:r>
        <w:rPr>
          <w:rFonts w:ascii="Consolas" w:hAnsi="Consolas" w:cs="Consolas"/>
          <w:color w:val="0000FF"/>
          <w:kern w:val="0"/>
          <w:sz w:val="18"/>
          <w:szCs w:val="18"/>
        </w:rPr>
        <w:t>'A2.xlsx'</w:t>
      </w:r>
      <w:r>
        <w:rPr>
          <w:rFonts w:ascii="Consolas" w:hAnsi="Consolas" w:cs="Consolas"/>
          <w:color w:val="000000"/>
          <w:kern w:val="0"/>
          <w:sz w:val="18"/>
          <w:szCs w:val="18"/>
        </w:rPr>
        <w:t>);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atk= 1; %确定要攻击的点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[a,b]=attack(a,b,atk);%调用函数执行攻击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[A,B,answer] = cal(a,b); %调用函数实现求最大连通分支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answer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[a,b]=attack(a,b,atk);%调用函数执行攻击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g1=graph(A);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g2=graph(B);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figure,plot(g1,</w:t>
      </w:r>
      <w:r>
        <w:rPr>
          <w:rFonts w:ascii="Consolas" w:hAnsi="Consolas" w:cs="Consolas"/>
          <w:color w:val="0000FF"/>
          <w:kern w:val="0"/>
          <w:sz w:val="18"/>
          <w:szCs w:val="18"/>
        </w:rPr>
        <w:t>'NodeColor'</w:t>
      </w:r>
      <w:r>
        <w:rPr>
          <w:rFonts w:ascii="Consolas" w:hAnsi="Consolas" w:cs="Consolas"/>
          <w:color w:val="000000"/>
          <w:kern w:val="0"/>
          <w:sz w:val="18"/>
          <w:szCs w:val="18"/>
        </w:rPr>
        <w:t>,</w:t>
      </w:r>
      <w:r>
        <w:rPr>
          <w:rFonts w:ascii="Consolas" w:hAnsi="Consolas" w:cs="Consolas"/>
          <w:color w:val="0000FF"/>
          <w:kern w:val="0"/>
          <w:sz w:val="18"/>
          <w:szCs w:val="18"/>
        </w:rPr>
        <w:t>'k'</w:t>
      </w:r>
      <w:r>
        <w:rPr>
          <w:rFonts w:ascii="Consolas" w:hAnsi="Consolas" w:cs="Consolas"/>
          <w:color w:val="000000"/>
          <w:kern w:val="0"/>
          <w:sz w:val="18"/>
          <w:szCs w:val="18"/>
        </w:rPr>
        <w:t>,</w:t>
      </w:r>
      <w:r>
        <w:rPr>
          <w:rFonts w:ascii="Consolas" w:hAnsi="Consolas" w:cs="Consolas"/>
          <w:color w:val="0000FF"/>
          <w:kern w:val="0"/>
          <w:sz w:val="18"/>
          <w:szCs w:val="18"/>
        </w:rPr>
        <w:t>'EdgeAlpha'</w:t>
      </w:r>
      <w:r>
        <w:rPr>
          <w:rFonts w:ascii="Consolas" w:hAnsi="Consolas" w:cs="Consolas"/>
          <w:color w:val="000000"/>
          <w:kern w:val="0"/>
          <w:sz w:val="18"/>
          <w:szCs w:val="18"/>
        </w:rPr>
        <w:t>,0.6);  %可视化当前网络。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hold on     </w:t>
      </w:r>
    </w:p>
    <w:p>
      <w:pPr>
        <w:widowControl/>
        <w:numPr>
          <w:ilvl w:val="0"/>
          <w:numId w:val="8"/>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figure,plot(g2,</w:t>
      </w:r>
      <w:r>
        <w:rPr>
          <w:rFonts w:ascii="Consolas" w:hAnsi="Consolas" w:cs="Consolas"/>
          <w:color w:val="0000FF"/>
          <w:kern w:val="0"/>
          <w:sz w:val="18"/>
          <w:szCs w:val="18"/>
        </w:rPr>
        <w:t>'NodeColor'</w:t>
      </w:r>
      <w:r>
        <w:rPr>
          <w:rFonts w:ascii="Consolas" w:hAnsi="Consolas" w:cs="Consolas"/>
          <w:color w:val="000000"/>
          <w:kern w:val="0"/>
          <w:sz w:val="18"/>
          <w:szCs w:val="18"/>
        </w:rPr>
        <w:t>,</w:t>
      </w:r>
      <w:r>
        <w:rPr>
          <w:rFonts w:ascii="Consolas" w:hAnsi="Consolas" w:cs="Consolas"/>
          <w:color w:val="0000FF"/>
          <w:kern w:val="0"/>
          <w:sz w:val="18"/>
          <w:szCs w:val="18"/>
        </w:rPr>
        <w:t>'k'</w:t>
      </w:r>
      <w:r>
        <w:rPr>
          <w:rFonts w:ascii="Consolas" w:hAnsi="Consolas" w:cs="Consolas"/>
          <w:color w:val="000000"/>
          <w:kern w:val="0"/>
          <w:sz w:val="18"/>
          <w:szCs w:val="18"/>
        </w:rPr>
        <w:t>,</w:t>
      </w:r>
      <w:r>
        <w:rPr>
          <w:rFonts w:ascii="Consolas" w:hAnsi="Consolas" w:cs="Consolas"/>
          <w:color w:val="0000FF"/>
          <w:kern w:val="0"/>
          <w:sz w:val="18"/>
          <w:szCs w:val="18"/>
        </w:rPr>
        <w:t>'EdgeAlpha'</w:t>
      </w:r>
      <w:r>
        <w:rPr>
          <w:rFonts w:ascii="Consolas" w:hAnsi="Consolas" w:cs="Consolas"/>
          <w:color w:val="000000"/>
          <w:kern w:val="0"/>
          <w:sz w:val="18"/>
          <w:szCs w:val="18"/>
        </w:rPr>
        <w:t>,0.6);  %可视化当前网络。  </w:t>
      </w:r>
    </w:p>
    <w:p>
      <w:pPr>
        <w:widowControl/>
        <w:numPr>
          <w:ilvl w:val="0"/>
          <w:numId w:val="8"/>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hold on  </w:t>
      </w:r>
    </w:p>
    <w:p>
      <w:pPr>
        <w:widowControl/>
        <w:spacing w:line="240" w:lineRule="exact"/>
        <w:ind w:firstLine="361" w:firstLineChars="150"/>
        <w:jc w:val="left"/>
        <w:rPr>
          <w:rFonts w:ascii="宋体" w:hAnsi="宋体" w:cs="宋体"/>
          <w:b/>
          <w:bCs/>
          <w:color w:val="FFFFFF" w:themeColor="background1"/>
          <w:kern w:val="0"/>
          <w:shd w:val="clear" w:color="auto" w:fill="ED7D31" w:themeFill="accent2"/>
          <w14:textFill>
            <w14:solidFill>
              <w14:schemeClr w14:val="bg1"/>
            </w14:solidFill>
          </w14:textFill>
        </w:rPr>
      </w:pPr>
      <w:r>
        <w:rPr>
          <w:rFonts w:ascii="宋体" w:hAnsi="宋体" w:cs="宋体"/>
          <w:b/>
          <w:bCs/>
          <w:color w:val="FFFFFF" w:themeColor="background1"/>
          <w:kern w:val="0"/>
          <w:shd w:val="clear" w:color="auto" w:fill="ED7D31" w:themeFill="accent2"/>
          <w14:textFill>
            <w14:solidFill>
              <w14:schemeClr w14:val="bg1"/>
            </w14:solidFill>
          </w14:textFill>
        </w:rPr>
        <w:t xml:space="preserve"> average_d.m</w:t>
      </w:r>
      <w:r>
        <w:rPr>
          <w:rFonts w:hint="eastAsia" w:ascii="宋体" w:hAnsi="宋体" w:cs="宋体"/>
          <w:b/>
          <w:bCs/>
          <w:color w:val="FFFFFF" w:themeColor="background1"/>
          <w:kern w:val="0"/>
          <w:shd w:val="clear" w:color="auto" w:fill="ED7D31" w:themeFill="accent2"/>
          <w14:textFill>
            <w14:solidFill>
              <w14:schemeClr w14:val="bg1"/>
            </w14:solidFill>
          </w14:textFill>
        </w:rPr>
        <w:t>求出网络的平均度</w:t>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 xml:space="preserve">   </w:t>
      </w:r>
    </w:p>
    <w:p>
      <w:pPr>
        <w:widowControl/>
        <w:numPr>
          <w:ilvl w:val="0"/>
          <w:numId w:val="9"/>
        </w:numPr>
        <w:pBdr>
          <w:left w:val="single" w:color="6CE26C" w:sz="18" w:space="0"/>
        </w:pBdr>
        <w:shd w:val="clear" w:color="auto" w:fill="FFFFFF"/>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clc;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clear;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load(</w:t>
      </w:r>
      <w:r>
        <w:rPr>
          <w:rFonts w:ascii="Consolas" w:hAnsi="Consolas" w:cs="Consolas"/>
          <w:color w:val="0000FF"/>
          <w:kern w:val="0"/>
          <w:sz w:val="18"/>
          <w:szCs w:val="18"/>
        </w:rPr>
        <w:t>'data1.mat'</w:t>
      </w:r>
      <w:r>
        <w:rPr>
          <w:rFonts w:ascii="Consolas" w:hAnsi="Consolas" w:cs="Consolas"/>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load(</w:t>
      </w:r>
      <w:r>
        <w:rPr>
          <w:rFonts w:ascii="Consolas" w:hAnsi="Consolas" w:cs="Consolas"/>
          <w:color w:val="0000FF"/>
          <w:kern w:val="0"/>
          <w:sz w:val="18"/>
          <w:szCs w:val="18"/>
        </w:rPr>
        <w:t>'data2.mat'</w:t>
      </w:r>
      <w:r>
        <w:rPr>
          <w:rFonts w:ascii="Consolas" w:hAnsi="Consolas" w:cs="Consolas"/>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load(</w:t>
      </w:r>
      <w:r>
        <w:rPr>
          <w:rFonts w:ascii="Consolas" w:hAnsi="Consolas" w:cs="Consolas"/>
          <w:color w:val="0000FF"/>
          <w:kern w:val="0"/>
          <w:sz w:val="18"/>
          <w:szCs w:val="18"/>
        </w:rPr>
        <w:t>'data3.mat'</w:t>
      </w:r>
      <w:r>
        <w:rPr>
          <w:rFonts w:ascii="Consolas" w:hAnsi="Consolas" w:cs="Consolas"/>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load(</w:t>
      </w:r>
      <w:r>
        <w:rPr>
          <w:rFonts w:ascii="Consolas" w:hAnsi="Consolas" w:cs="Consolas"/>
          <w:color w:val="0000FF"/>
          <w:kern w:val="0"/>
          <w:sz w:val="18"/>
          <w:szCs w:val="18"/>
        </w:rPr>
        <w:t>'data4.mat'</w:t>
      </w:r>
      <w:r>
        <w:rPr>
          <w:rFonts w:ascii="Consolas" w:hAnsi="Consolas" w:cs="Consolas"/>
          <w:color w:val="000000"/>
          <w:kern w:val="0"/>
          <w:sz w:val="18"/>
          <w:szCs w:val="18"/>
        </w:rPr>
        <w:t>);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a=A1;b=A2;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len=size(A1,1);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d=0;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for</w:t>
      </w:r>
      <w:r>
        <w:rPr>
          <w:rFonts w:ascii="Consolas" w:hAnsi="Consolas" w:cs="Consolas"/>
          <w:color w:val="000000"/>
          <w:kern w:val="0"/>
          <w:sz w:val="18"/>
          <w:szCs w:val="18"/>
        </w:rPr>
        <w:t> i=1:len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j=1:len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if</w:t>
      </w:r>
      <w:r>
        <w:rPr>
          <w:rFonts w:ascii="Consolas" w:hAnsi="Consolas" w:cs="Consolas"/>
          <w:color w:val="000000"/>
          <w:kern w:val="0"/>
          <w:sz w:val="18"/>
          <w:szCs w:val="18"/>
        </w:rPr>
        <w:t> i~=j &amp;&amp; a(i,j)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d=d+1;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for</w:t>
      </w:r>
      <w:r>
        <w:rPr>
          <w:rFonts w:ascii="Consolas" w:hAnsi="Consolas" w:cs="Consolas"/>
          <w:color w:val="000000"/>
          <w:kern w:val="0"/>
          <w:sz w:val="18"/>
          <w:szCs w:val="18"/>
        </w:rPr>
        <w:t> i=1:len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j=1:len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if</w:t>
      </w:r>
      <w:r>
        <w:rPr>
          <w:rFonts w:ascii="Consolas" w:hAnsi="Consolas" w:cs="Consolas"/>
          <w:color w:val="000000"/>
          <w:kern w:val="0"/>
          <w:sz w:val="18"/>
          <w:szCs w:val="18"/>
        </w:rPr>
        <w:t> i~=j &amp;&amp; b(i,j)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d=d+1;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d  </w:t>
      </w:r>
    </w:p>
    <w:p>
      <w:pPr>
        <w:widowControl/>
        <w:numPr>
          <w:ilvl w:val="0"/>
          <w:numId w:val="9"/>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len=len*2  </w:t>
      </w:r>
    </w:p>
    <w:p>
      <w:pPr>
        <w:widowControl/>
        <w:numPr>
          <w:ilvl w:val="0"/>
          <w:numId w:val="9"/>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d=d/len  </w:t>
      </w:r>
    </w:p>
    <w:p>
      <w:pPr>
        <w:widowControl/>
        <w:spacing w:line="240" w:lineRule="exact"/>
        <w:ind w:firstLine="361" w:firstLineChars="150"/>
        <w:jc w:val="left"/>
        <w:rPr>
          <w:rFonts w:ascii="宋体" w:hAnsi="宋体" w:cs="宋体"/>
          <w:b/>
          <w:bCs/>
          <w:color w:val="FFFFFF" w:themeColor="background1"/>
          <w:kern w:val="0"/>
          <w:shd w:val="clear" w:color="auto" w:fill="ED7D31" w:themeFill="accent2"/>
          <w14:textFill>
            <w14:solidFill>
              <w14:schemeClr w14:val="bg1"/>
            </w14:solidFill>
          </w14:textFill>
        </w:rPr>
      </w:pPr>
      <w:r>
        <w:rPr>
          <w:rFonts w:ascii="宋体" w:hAnsi="宋体" w:cs="宋体"/>
          <w:b/>
          <w:bCs/>
          <w:color w:val="FFFFFF" w:themeColor="background1"/>
          <w:kern w:val="0"/>
          <w:shd w:val="clear" w:color="auto" w:fill="ED7D31" w:themeFill="accent2"/>
          <w14:textFill>
            <w14:solidFill>
              <w14:schemeClr w14:val="bg1"/>
            </w14:solidFill>
          </w14:textFill>
        </w:rPr>
        <w:t xml:space="preserve"> m</w:t>
      </w:r>
      <w:r>
        <w:rPr>
          <w:rFonts w:hint="eastAsia" w:ascii="宋体" w:hAnsi="宋体" w:cs="宋体"/>
          <w:b/>
          <w:bCs/>
          <w:color w:val="FFFFFF" w:themeColor="background1"/>
          <w:kern w:val="0"/>
          <w:shd w:val="clear" w:color="auto" w:fill="ED7D31" w:themeFill="accent2"/>
          <w14:textFill>
            <w14:solidFill>
              <w14:schemeClr w14:val="bg1"/>
            </w14:solidFill>
          </w14:textFill>
        </w:rPr>
        <w:t>ain</w:t>
      </w:r>
      <w:r>
        <w:rPr>
          <w:rFonts w:ascii="宋体" w:hAnsi="宋体" w:cs="宋体"/>
          <w:b/>
          <w:bCs/>
          <w:color w:val="FFFFFF" w:themeColor="background1"/>
          <w:kern w:val="0"/>
          <w:shd w:val="clear" w:color="auto" w:fill="ED7D31" w:themeFill="accent2"/>
          <w14:textFill>
            <w14:solidFill>
              <w14:schemeClr w14:val="bg1"/>
            </w14:solidFill>
          </w14:textFill>
        </w:rPr>
        <w:t xml:space="preserve">2.m </w:t>
      </w:r>
      <w:r>
        <w:rPr>
          <w:rFonts w:hint="eastAsia" w:ascii="宋体" w:hAnsi="宋体" w:cs="宋体"/>
          <w:b/>
          <w:bCs/>
          <w:color w:val="FFFFFF" w:themeColor="background1"/>
          <w:kern w:val="0"/>
          <w:shd w:val="clear" w:color="auto" w:fill="ED7D31" w:themeFill="accent2"/>
          <w14:textFill>
            <w14:solidFill>
              <w14:schemeClr w14:val="bg1"/>
            </w14:solidFill>
          </w14:textFill>
        </w:rPr>
        <w:t>第二问主函数</w:t>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 xml:space="preserve">   </w:t>
      </w:r>
    </w:p>
    <w:p>
      <w:pPr>
        <w:widowControl/>
        <w:numPr>
          <w:ilvl w:val="0"/>
          <w:numId w:val="10"/>
        </w:numPr>
        <w:pBdr>
          <w:left w:val="single" w:color="6CE26C" w:sz="18" w:space="0"/>
        </w:pBdr>
        <w:shd w:val="clear" w:color="auto" w:fill="FFFFFF"/>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clc;  </w:t>
      </w:r>
    </w:p>
    <w:p>
      <w:pPr>
        <w:widowControl/>
        <w:numPr>
          <w:ilvl w:val="0"/>
          <w:numId w:val="10"/>
        </w:numPr>
        <w:pBdr>
          <w:left w:val="single" w:color="6CE26C" w:sz="18" w:space="0"/>
        </w:pBdr>
        <w:shd w:val="clear" w:color="auto" w:fill="F8F8F8"/>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clear;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close all;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load(</w:t>
      </w:r>
      <w:r>
        <w:rPr>
          <w:rFonts w:ascii="Consolas" w:hAnsi="Consolas" w:cs="Consolas"/>
          <w:color w:val="0000FF"/>
          <w:kern w:val="0"/>
          <w:sz w:val="18"/>
          <w:szCs w:val="18"/>
        </w:rPr>
        <w:t>'data1.mat'</w:t>
      </w:r>
      <w:r>
        <w:rPr>
          <w:rFonts w:ascii="Consolas" w:hAnsi="Consolas" w:cs="Consolas"/>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load(</w:t>
      </w:r>
      <w:r>
        <w:rPr>
          <w:rFonts w:ascii="Consolas" w:hAnsi="Consolas" w:cs="Consolas"/>
          <w:color w:val="0000FF"/>
          <w:kern w:val="0"/>
          <w:sz w:val="18"/>
          <w:szCs w:val="18"/>
        </w:rPr>
        <w:t>'data2.mat'</w:t>
      </w:r>
      <w:r>
        <w:rPr>
          <w:rFonts w:ascii="Consolas" w:hAnsi="Consolas" w:cs="Consolas"/>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load(</w:t>
      </w:r>
      <w:r>
        <w:rPr>
          <w:rFonts w:ascii="Consolas" w:hAnsi="Consolas" w:cs="Consolas"/>
          <w:color w:val="0000FF"/>
          <w:kern w:val="0"/>
          <w:sz w:val="18"/>
          <w:szCs w:val="18"/>
        </w:rPr>
        <w:t>'data3.mat'</w:t>
      </w:r>
      <w:r>
        <w:rPr>
          <w:rFonts w:ascii="Consolas" w:hAnsi="Consolas" w:cs="Consolas"/>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load(</w:t>
      </w:r>
      <w:r>
        <w:rPr>
          <w:rFonts w:ascii="Consolas" w:hAnsi="Consolas" w:cs="Consolas"/>
          <w:color w:val="0000FF"/>
          <w:kern w:val="0"/>
          <w:sz w:val="18"/>
          <w:szCs w:val="18"/>
        </w:rPr>
        <w:t>'data4.mat'</w:t>
      </w:r>
      <w:r>
        <w:rPr>
          <w:rFonts w:ascii="Consolas" w:hAnsi="Consolas" w:cs="Consolas"/>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a=A1;b=A2;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len=size(a,1);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N=10;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p=rand(1,N);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count=round(len.*p);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r = zeros(1,N);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res = zeros(1,N);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backupa=a;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backupb=b;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count = sort(count,2);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for</w:t>
      </w:r>
      <w:r>
        <w:rPr>
          <w:rFonts w:ascii="Consolas" w:hAnsi="Consolas" w:cs="Consolas"/>
          <w:color w:val="000000"/>
          <w:kern w:val="0"/>
          <w:sz w:val="18"/>
          <w:szCs w:val="18"/>
        </w:rPr>
        <w:t> i=1:N % 换成size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j=1:100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atk = randperm(len);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atk = atk(1:count(i)) %确定随机攻击的点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[a,b]=attack(a,b,atk);%调用函数执行攻击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[A,B,answer] = cal(a,b); %调用函数实现求最大连通分支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r(i)= r(i)+ answer/len;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a=backupa;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b=backupb;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r(i)=r(i)/100;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for</w:t>
      </w:r>
      <w:r>
        <w:rPr>
          <w:rFonts w:ascii="Consolas" w:hAnsi="Consolas" w:cs="Consolas"/>
          <w:color w:val="000000"/>
          <w:kern w:val="0"/>
          <w:sz w:val="18"/>
          <w:szCs w:val="18"/>
        </w:rPr>
        <w:t> i=1:N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p(i)=count(i)/len;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figure;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hold on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plot(p,r);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title(</w:t>
      </w:r>
      <w:r>
        <w:rPr>
          <w:rFonts w:ascii="Consolas" w:hAnsi="Consolas" w:cs="Consolas"/>
          <w:color w:val="0000FF"/>
          <w:kern w:val="0"/>
          <w:sz w:val="18"/>
          <w:szCs w:val="18"/>
        </w:rPr>
        <w:t>'p-r关系图'</w:t>
      </w:r>
      <w:r>
        <w:rPr>
          <w:rFonts w:ascii="Consolas" w:hAnsi="Consolas" w:cs="Consolas"/>
          <w:color w:val="000000"/>
          <w:kern w:val="0"/>
          <w:sz w:val="18"/>
          <w:szCs w:val="18"/>
        </w:rPr>
        <w:t>);  </w:t>
      </w:r>
    </w:p>
    <w:p>
      <w:pPr>
        <w:widowControl/>
        <w:numPr>
          <w:ilvl w:val="0"/>
          <w:numId w:val="1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xlabel(</w:t>
      </w:r>
      <w:r>
        <w:rPr>
          <w:rFonts w:ascii="Consolas" w:hAnsi="Consolas" w:cs="Consolas"/>
          <w:color w:val="0000FF"/>
          <w:kern w:val="0"/>
          <w:sz w:val="18"/>
          <w:szCs w:val="18"/>
        </w:rPr>
        <w:t>'p'</w:t>
      </w:r>
      <w:r>
        <w:rPr>
          <w:rFonts w:ascii="Consolas" w:hAnsi="Consolas" w:cs="Consolas"/>
          <w:color w:val="000000"/>
          <w:kern w:val="0"/>
          <w:sz w:val="18"/>
          <w:szCs w:val="18"/>
        </w:rPr>
        <w:t>);  </w:t>
      </w:r>
    </w:p>
    <w:p>
      <w:pPr>
        <w:widowControl/>
        <w:numPr>
          <w:ilvl w:val="0"/>
          <w:numId w:val="1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ylabel(</w:t>
      </w:r>
      <w:r>
        <w:rPr>
          <w:rFonts w:ascii="Consolas" w:hAnsi="Consolas" w:cs="Consolas"/>
          <w:color w:val="0000FF"/>
          <w:kern w:val="0"/>
          <w:sz w:val="18"/>
          <w:szCs w:val="18"/>
        </w:rPr>
        <w:t>'r'</w:t>
      </w:r>
      <w:r>
        <w:rPr>
          <w:rFonts w:ascii="Consolas" w:hAnsi="Consolas" w:cs="Consolas"/>
          <w:color w:val="000000"/>
          <w:kern w:val="0"/>
          <w:sz w:val="18"/>
          <w:szCs w:val="18"/>
        </w:rPr>
        <w:t>);  </w:t>
      </w:r>
    </w:p>
    <w:p>
      <w:pPr>
        <w:widowControl/>
        <w:spacing w:line="240" w:lineRule="exact"/>
        <w:ind w:firstLine="361" w:firstLineChars="150"/>
        <w:jc w:val="left"/>
        <w:rPr>
          <w:rFonts w:ascii="宋体" w:hAnsi="宋体" w:cs="宋体"/>
          <w:b/>
          <w:bCs/>
          <w:color w:val="FFFFFF" w:themeColor="background1"/>
          <w:kern w:val="0"/>
          <w:shd w:val="clear" w:color="auto" w:fill="ED7D31" w:themeFill="accent2"/>
          <w14:textFill>
            <w14:solidFill>
              <w14:schemeClr w14:val="bg1"/>
            </w14:solidFill>
          </w14:textFill>
        </w:rPr>
      </w:pPr>
      <w:r>
        <w:rPr>
          <w:rFonts w:hint="eastAsia" w:ascii="宋体" w:hAnsi="宋体" w:cs="宋体"/>
          <w:b/>
          <w:bCs/>
          <w:color w:val="FFFFFF" w:themeColor="background1"/>
          <w:kern w:val="0"/>
          <w:shd w:val="clear" w:color="auto" w:fill="ED7D31" w:themeFill="accent2"/>
          <w14:textFill>
            <w14:solidFill>
              <w14:schemeClr w14:val="bg1"/>
            </w14:solidFill>
          </w14:textFill>
        </w:rPr>
        <w:t xml:space="preserve"> </w:t>
      </w:r>
      <w:r>
        <w:rPr>
          <w:rFonts w:ascii="宋体" w:hAnsi="宋体" w:cs="宋体"/>
          <w:b/>
          <w:bCs/>
          <w:color w:val="FFFFFF" w:themeColor="background1"/>
          <w:kern w:val="0"/>
          <w:shd w:val="clear" w:color="auto" w:fill="ED7D31" w:themeFill="accent2"/>
          <w14:textFill>
            <w14:solidFill>
              <w14:schemeClr w14:val="bg1"/>
            </w14:solidFill>
          </w14:textFill>
        </w:rPr>
        <w:t xml:space="preserve">  </w:t>
      </w:r>
      <w:r>
        <w:rPr>
          <w:rFonts w:hint="eastAsia" w:ascii="宋体" w:hAnsi="宋体" w:cs="宋体"/>
          <w:b/>
          <w:bCs/>
          <w:color w:val="FFFFFF" w:themeColor="background1"/>
          <w:kern w:val="0"/>
          <w:shd w:val="clear" w:color="auto" w:fill="ED7D31" w:themeFill="accent2"/>
          <w14:textFill>
            <w14:solidFill>
              <w14:schemeClr w14:val="bg1"/>
            </w14:solidFill>
          </w14:textFill>
        </w:rPr>
        <w:t>plot</w:t>
      </w:r>
      <w:r>
        <w:rPr>
          <w:rFonts w:ascii="宋体" w:hAnsi="宋体" w:cs="宋体"/>
          <w:b/>
          <w:bCs/>
          <w:color w:val="FFFFFF" w:themeColor="background1"/>
          <w:kern w:val="0"/>
          <w:shd w:val="clear" w:color="auto" w:fill="ED7D31" w:themeFill="accent2"/>
          <w14:textFill>
            <w14:solidFill>
              <w14:schemeClr w14:val="bg1"/>
            </w14:solidFill>
          </w14:textFill>
        </w:rPr>
        <w:t xml:space="preserve">_.m </w:t>
      </w:r>
      <w:r>
        <w:rPr>
          <w:rFonts w:hint="eastAsia" w:ascii="宋体" w:hAnsi="宋体" w:cs="宋体"/>
          <w:b/>
          <w:bCs/>
          <w:color w:val="FFFFFF" w:themeColor="background1"/>
          <w:kern w:val="0"/>
          <w:shd w:val="clear" w:color="auto" w:fill="ED7D31" w:themeFill="accent2"/>
          <w14:textFill>
            <w14:solidFill>
              <w14:schemeClr w14:val="bg1"/>
            </w14:solidFill>
          </w14:textFill>
        </w:rPr>
        <w:t>网络可视化</w:t>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 xml:space="preserve">   </w:t>
      </w:r>
    </w:p>
    <w:p>
      <w:pPr>
        <w:widowControl/>
        <w:numPr>
          <w:ilvl w:val="0"/>
          <w:numId w:val="11"/>
        </w:numPr>
        <w:pBdr>
          <w:left w:val="single" w:color="6CE26C" w:sz="18" w:space="0"/>
        </w:pBdr>
        <w:shd w:val="clear" w:color="auto" w:fill="FFFFFF"/>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clc;  </w:t>
      </w:r>
    </w:p>
    <w:p>
      <w:pPr>
        <w:widowControl/>
        <w:numPr>
          <w:ilvl w:val="0"/>
          <w:numId w:val="11"/>
        </w:numPr>
        <w:pBdr>
          <w:left w:val="single" w:color="6CE26C" w:sz="18" w:space="0"/>
        </w:pBdr>
        <w:shd w:val="clear" w:color="auto" w:fill="F8F8F8"/>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clear;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close all;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load(</w:t>
      </w:r>
      <w:r>
        <w:rPr>
          <w:rFonts w:ascii="Consolas" w:hAnsi="Consolas" w:cs="Consolas"/>
          <w:color w:val="0000FF"/>
          <w:kern w:val="0"/>
          <w:sz w:val="18"/>
          <w:szCs w:val="18"/>
        </w:rPr>
        <w:t>'data1.mat'</w:t>
      </w:r>
      <w:r>
        <w:rPr>
          <w:rFonts w:ascii="Consolas" w:hAnsi="Consolas" w:cs="Consolas"/>
          <w:color w:val="000000"/>
          <w:kern w:val="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h1 = graph(A1);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figure(1);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plot(h1,</w:t>
      </w:r>
      <w:r>
        <w:rPr>
          <w:rFonts w:ascii="Consolas" w:hAnsi="Consolas" w:cs="Consolas"/>
          <w:color w:val="0000FF"/>
          <w:kern w:val="0"/>
          <w:sz w:val="18"/>
          <w:szCs w:val="18"/>
        </w:rPr>
        <w:t>'NodeColor'</w:t>
      </w:r>
      <w:r>
        <w:rPr>
          <w:rFonts w:ascii="Consolas" w:hAnsi="Consolas" w:cs="Consolas"/>
          <w:color w:val="000000"/>
          <w:kern w:val="0"/>
          <w:sz w:val="18"/>
          <w:szCs w:val="18"/>
        </w:rPr>
        <w:t>,</w:t>
      </w:r>
      <w:r>
        <w:rPr>
          <w:rFonts w:ascii="Consolas" w:hAnsi="Consolas" w:cs="Consolas"/>
          <w:color w:val="0000FF"/>
          <w:kern w:val="0"/>
          <w:sz w:val="18"/>
          <w:szCs w:val="18"/>
        </w:rPr>
        <w:t>'k'</w:t>
      </w:r>
      <w:r>
        <w:rPr>
          <w:rFonts w:ascii="Consolas" w:hAnsi="Consolas" w:cs="Consolas"/>
          <w:color w:val="000000"/>
          <w:kern w:val="0"/>
          <w:sz w:val="18"/>
          <w:szCs w:val="18"/>
        </w:rPr>
        <w:t>,</w:t>
      </w:r>
      <w:r>
        <w:rPr>
          <w:rFonts w:ascii="Consolas" w:hAnsi="Consolas" w:cs="Consolas"/>
          <w:color w:val="0000FF"/>
          <w:kern w:val="0"/>
          <w:sz w:val="18"/>
          <w:szCs w:val="18"/>
        </w:rPr>
        <w:t>'EdgeAlpha'</w:t>
      </w:r>
      <w:r>
        <w:rPr>
          <w:rFonts w:ascii="Consolas" w:hAnsi="Consolas" w:cs="Consolas"/>
          <w:color w:val="000000"/>
          <w:kern w:val="0"/>
          <w:sz w:val="18"/>
          <w:szCs w:val="18"/>
        </w:rPr>
        <w:t>,0.1);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title(</w:t>
      </w:r>
      <w:r>
        <w:rPr>
          <w:rFonts w:ascii="Consolas" w:hAnsi="Consolas" w:cs="Consolas"/>
          <w:color w:val="0000FF"/>
          <w:kern w:val="0"/>
          <w:sz w:val="18"/>
          <w:szCs w:val="18"/>
        </w:rPr>
        <w:t>'网络1-1'</w:t>
      </w:r>
      <w:r>
        <w:rPr>
          <w:rFonts w:ascii="Consolas" w:hAnsi="Consolas" w:cs="Consolas"/>
          <w:color w:val="000000"/>
          <w:kern w:val="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h1 = graph(A2);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figure(2);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plot(h1,</w:t>
      </w:r>
      <w:r>
        <w:rPr>
          <w:rFonts w:ascii="Consolas" w:hAnsi="Consolas" w:cs="Consolas"/>
          <w:color w:val="0000FF"/>
          <w:kern w:val="0"/>
          <w:sz w:val="18"/>
          <w:szCs w:val="18"/>
        </w:rPr>
        <w:t>'NodeColor'</w:t>
      </w:r>
      <w:r>
        <w:rPr>
          <w:rFonts w:ascii="Consolas" w:hAnsi="Consolas" w:cs="Consolas"/>
          <w:color w:val="000000"/>
          <w:kern w:val="0"/>
          <w:sz w:val="18"/>
          <w:szCs w:val="18"/>
        </w:rPr>
        <w:t>,</w:t>
      </w:r>
      <w:r>
        <w:rPr>
          <w:rFonts w:ascii="Consolas" w:hAnsi="Consolas" w:cs="Consolas"/>
          <w:color w:val="0000FF"/>
          <w:kern w:val="0"/>
          <w:sz w:val="18"/>
          <w:szCs w:val="18"/>
        </w:rPr>
        <w:t>'k'</w:t>
      </w:r>
      <w:r>
        <w:rPr>
          <w:rFonts w:ascii="Consolas" w:hAnsi="Consolas" w:cs="Consolas"/>
          <w:color w:val="000000"/>
          <w:kern w:val="0"/>
          <w:sz w:val="18"/>
          <w:szCs w:val="18"/>
        </w:rPr>
        <w:t>,</w:t>
      </w:r>
      <w:r>
        <w:rPr>
          <w:rFonts w:ascii="Consolas" w:hAnsi="Consolas" w:cs="Consolas"/>
          <w:color w:val="0000FF"/>
          <w:kern w:val="0"/>
          <w:sz w:val="18"/>
          <w:szCs w:val="18"/>
        </w:rPr>
        <w:t>'EdgeAlpha'</w:t>
      </w:r>
      <w:r>
        <w:rPr>
          <w:rFonts w:ascii="Consolas" w:hAnsi="Consolas" w:cs="Consolas"/>
          <w:color w:val="000000"/>
          <w:kern w:val="0"/>
          <w:sz w:val="18"/>
          <w:szCs w:val="18"/>
        </w:rPr>
        <w:t>,0.1);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title(</w:t>
      </w:r>
      <w:r>
        <w:rPr>
          <w:rFonts w:ascii="Consolas" w:hAnsi="Consolas" w:cs="Consolas"/>
          <w:color w:val="0000FF"/>
          <w:kern w:val="0"/>
          <w:sz w:val="18"/>
          <w:szCs w:val="18"/>
        </w:rPr>
        <w:t>'网络1-2'</w:t>
      </w:r>
      <w:r>
        <w:rPr>
          <w:rFonts w:ascii="Consolas" w:hAnsi="Consolas" w:cs="Consolas"/>
          <w:color w:val="000000"/>
          <w:kern w:val="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load(</w:t>
      </w:r>
      <w:r>
        <w:rPr>
          <w:rFonts w:ascii="Consolas" w:hAnsi="Consolas" w:cs="Consolas"/>
          <w:color w:val="0000FF"/>
          <w:kern w:val="0"/>
          <w:sz w:val="18"/>
          <w:szCs w:val="18"/>
        </w:rPr>
        <w:t>'data2.mat'</w:t>
      </w:r>
      <w:r>
        <w:rPr>
          <w:rFonts w:ascii="Consolas" w:hAnsi="Consolas" w:cs="Consolas"/>
          <w:color w:val="000000"/>
          <w:kern w:val="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h1 = graph(A1);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figure(3);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plot(h1,</w:t>
      </w:r>
      <w:r>
        <w:rPr>
          <w:rFonts w:ascii="Consolas" w:hAnsi="Consolas" w:cs="Consolas"/>
          <w:color w:val="0000FF"/>
          <w:kern w:val="0"/>
          <w:sz w:val="18"/>
          <w:szCs w:val="18"/>
        </w:rPr>
        <w:t>'NodeColor'</w:t>
      </w:r>
      <w:r>
        <w:rPr>
          <w:rFonts w:ascii="Consolas" w:hAnsi="Consolas" w:cs="Consolas"/>
          <w:color w:val="000000"/>
          <w:kern w:val="0"/>
          <w:sz w:val="18"/>
          <w:szCs w:val="18"/>
        </w:rPr>
        <w:t>,</w:t>
      </w:r>
      <w:r>
        <w:rPr>
          <w:rFonts w:ascii="Consolas" w:hAnsi="Consolas" w:cs="Consolas"/>
          <w:color w:val="0000FF"/>
          <w:kern w:val="0"/>
          <w:sz w:val="18"/>
          <w:szCs w:val="18"/>
        </w:rPr>
        <w:t>'k'</w:t>
      </w:r>
      <w:r>
        <w:rPr>
          <w:rFonts w:ascii="Consolas" w:hAnsi="Consolas" w:cs="Consolas"/>
          <w:color w:val="000000"/>
          <w:kern w:val="0"/>
          <w:sz w:val="18"/>
          <w:szCs w:val="18"/>
        </w:rPr>
        <w:t>,</w:t>
      </w:r>
      <w:r>
        <w:rPr>
          <w:rFonts w:ascii="Consolas" w:hAnsi="Consolas" w:cs="Consolas"/>
          <w:color w:val="0000FF"/>
          <w:kern w:val="0"/>
          <w:sz w:val="18"/>
          <w:szCs w:val="18"/>
        </w:rPr>
        <w:t>'EdgeAlpha'</w:t>
      </w:r>
      <w:r>
        <w:rPr>
          <w:rFonts w:ascii="Consolas" w:hAnsi="Consolas" w:cs="Consolas"/>
          <w:color w:val="000000"/>
          <w:kern w:val="0"/>
          <w:sz w:val="18"/>
          <w:szCs w:val="18"/>
        </w:rPr>
        <w:t>,0.1);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title(</w:t>
      </w:r>
      <w:r>
        <w:rPr>
          <w:rFonts w:ascii="Consolas" w:hAnsi="Consolas" w:cs="Consolas"/>
          <w:color w:val="0000FF"/>
          <w:kern w:val="0"/>
          <w:sz w:val="18"/>
          <w:szCs w:val="18"/>
        </w:rPr>
        <w:t>'网络2-1'</w:t>
      </w:r>
      <w:r>
        <w:rPr>
          <w:rFonts w:ascii="Consolas" w:hAnsi="Consolas" w:cs="Consolas"/>
          <w:color w:val="000000"/>
          <w:kern w:val="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h1 = graph(A2);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figure(4);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plot(h1,</w:t>
      </w:r>
      <w:r>
        <w:rPr>
          <w:rFonts w:ascii="Consolas" w:hAnsi="Consolas" w:cs="Consolas"/>
          <w:color w:val="0000FF"/>
          <w:kern w:val="0"/>
          <w:sz w:val="18"/>
          <w:szCs w:val="18"/>
        </w:rPr>
        <w:t>'NodeColor'</w:t>
      </w:r>
      <w:r>
        <w:rPr>
          <w:rFonts w:ascii="Consolas" w:hAnsi="Consolas" w:cs="Consolas"/>
          <w:color w:val="000000"/>
          <w:kern w:val="0"/>
          <w:sz w:val="18"/>
          <w:szCs w:val="18"/>
        </w:rPr>
        <w:t>,</w:t>
      </w:r>
      <w:r>
        <w:rPr>
          <w:rFonts w:ascii="Consolas" w:hAnsi="Consolas" w:cs="Consolas"/>
          <w:color w:val="0000FF"/>
          <w:kern w:val="0"/>
          <w:sz w:val="18"/>
          <w:szCs w:val="18"/>
        </w:rPr>
        <w:t>'k'</w:t>
      </w:r>
      <w:r>
        <w:rPr>
          <w:rFonts w:ascii="Consolas" w:hAnsi="Consolas" w:cs="Consolas"/>
          <w:color w:val="000000"/>
          <w:kern w:val="0"/>
          <w:sz w:val="18"/>
          <w:szCs w:val="18"/>
        </w:rPr>
        <w:t>,</w:t>
      </w:r>
      <w:r>
        <w:rPr>
          <w:rFonts w:ascii="Consolas" w:hAnsi="Consolas" w:cs="Consolas"/>
          <w:color w:val="0000FF"/>
          <w:kern w:val="0"/>
          <w:sz w:val="18"/>
          <w:szCs w:val="18"/>
        </w:rPr>
        <w:t>'EdgeAlpha'</w:t>
      </w:r>
      <w:r>
        <w:rPr>
          <w:rFonts w:ascii="Consolas" w:hAnsi="Consolas" w:cs="Consolas"/>
          <w:color w:val="000000"/>
          <w:kern w:val="0"/>
          <w:sz w:val="18"/>
          <w:szCs w:val="18"/>
        </w:rPr>
        <w:t>,0.1);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title(</w:t>
      </w:r>
      <w:r>
        <w:rPr>
          <w:rFonts w:ascii="Consolas" w:hAnsi="Consolas" w:cs="Consolas"/>
          <w:color w:val="0000FF"/>
          <w:kern w:val="0"/>
          <w:sz w:val="18"/>
          <w:szCs w:val="18"/>
        </w:rPr>
        <w:t>'网络2-2'</w:t>
      </w:r>
      <w:r>
        <w:rPr>
          <w:rFonts w:ascii="Consolas" w:hAnsi="Consolas" w:cs="Consolas"/>
          <w:color w:val="000000"/>
          <w:kern w:val="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load(</w:t>
      </w:r>
      <w:r>
        <w:rPr>
          <w:rFonts w:ascii="Consolas" w:hAnsi="Consolas" w:cs="Consolas"/>
          <w:color w:val="0000FF"/>
          <w:kern w:val="0"/>
          <w:sz w:val="18"/>
          <w:szCs w:val="18"/>
        </w:rPr>
        <w:t>'data3.mat'</w:t>
      </w:r>
      <w:r>
        <w:rPr>
          <w:rFonts w:ascii="Consolas" w:hAnsi="Consolas" w:cs="Consolas"/>
          <w:color w:val="000000"/>
          <w:kern w:val="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h1 = graph(A1);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figure(5);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plot(h1,</w:t>
      </w:r>
      <w:r>
        <w:rPr>
          <w:rFonts w:ascii="Consolas" w:hAnsi="Consolas" w:cs="Consolas"/>
          <w:color w:val="0000FF"/>
          <w:kern w:val="0"/>
          <w:sz w:val="18"/>
          <w:szCs w:val="18"/>
        </w:rPr>
        <w:t>'NodeColor'</w:t>
      </w:r>
      <w:r>
        <w:rPr>
          <w:rFonts w:ascii="Consolas" w:hAnsi="Consolas" w:cs="Consolas"/>
          <w:color w:val="000000"/>
          <w:kern w:val="0"/>
          <w:sz w:val="18"/>
          <w:szCs w:val="18"/>
        </w:rPr>
        <w:t>,</w:t>
      </w:r>
      <w:r>
        <w:rPr>
          <w:rFonts w:ascii="Consolas" w:hAnsi="Consolas" w:cs="Consolas"/>
          <w:color w:val="0000FF"/>
          <w:kern w:val="0"/>
          <w:sz w:val="18"/>
          <w:szCs w:val="18"/>
        </w:rPr>
        <w:t>'k'</w:t>
      </w:r>
      <w:r>
        <w:rPr>
          <w:rFonts w:ascii="Consolas" w:hAnsi="Consolas" w:cs="Consolas"/>
          <w:color w:val="000000"/>
          <w:kern w:val="0"/>
          <w:sz w:val="18"/>
          <w:szCs w:val="18"/>
        </w:rPr>
        <w:t>,</w:t>
      </w:r>
      <w:r>
        <w:rPr>
          <w:rFonts w:ascii="Consolas" w:hAnsi="Consolas" w:cs="Consolas"/>
          <w:color w:val="0000FF"/>
          <w:kern w:val="0"/>
          <w:sz w:val="18"/>
          <w:szCs w:val="18"/>
        </w:rPr>
        <w:t>'EdgeAlpha'</w:t>
      </w:r>
      <w:r>
        <w:rPr>
          <w:rFonts w:ascii="Consolas" w:hAnsi="Consolas" w:cs="Consolas"/>
          <w:color w:val="000000"/>
          <w:kern w:val="0"/>
          <w:sz w:val="18"/>
          <w:szCs w:val="18"/>
        </w:rPr>
        <w:t>,0.1);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title(</w:t>
      </w:r>
      <w:r>
        <w:rPr>
          <w:rFonts w:ascii="Consolas" w:hAnsi="Consolas" w:cs="Consolas"/>
          <w:color w:val="0000FF"/>
          <w:kern w:val="0"/>
          <w:sz w:val="18"/>
          <w:szCs w:val="18"/>
        </w:rPr>
        <w:t>'网络3-1'</w:t>
      </w:r>
      <w:r>
        <w:rPr>
          <w:rFonts w:ascii="Consolas" w:hAnsi="Consolas" w:cs="Consolas"/>
          <w:color w:val="000000"/>
          <w:kern w:val="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h1 = graph(A2);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figure(6);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plot(h1,</w:t>
      </w:r>
      <w:r>
        <w:rPr>
          <w:rFonts w:ascii="Consolas" w:hAnsi="Consolas" w:cs="Consolas"/>
          <w:color w:val="0000FF"/>
          <w:kern w:val="0"/>
          <w:sz w:val="18"/>
          <w:szCs w:val="18"/>
        </w:rPr>
        <w:t>'NodeColor'</w:t>
      </w:r>
      <w:r>
        <w:rPr>
          <w:rFonts w:ascii="Consolas" w:hAnsi="Consolas" w:cs="Consolas"/>
          <w:color w:val="000000"/>
          <w:kern w:val="0"/>
          <w:sz w:val="18"/>
          <w:szCs w:val="18"/>
        </w:rPr>
        <w:t>,</w:t>
      </w:r>
      <w:r>
        <w:rPr>
          <w:rFonts w:ascii="Consolas" w:hAnsi="Consolas" w:cs="Consolas"/>
          <w:color w:val="0000FF"/>
          <w:kern w:val="0"/>
          <w:sz w:val="18"/>
          <w:szCs w:val="18"/>
        </w:rPr>
        <w:t>'k'</w:t>
      </w:r>
      <w:r>
        <w:rPr>
          <w:rFonts w:ascii="Consolas" w:hAnsi="Consolas" w:cs="Consolas"/>
          <w:color w:val="000000"/>
          <w:kern w:val="0"/>
          <w:sz w:val="18"/>
          <w:szCs w:val="18"/>
        </w:rPr>
        <w:t>,</w:t>
      </w:r>
      <w:r>
        <w:rPr>
          <w:rFonts w:ascii="Consolas" w:hAnsi="Consolas" w:cs="Consolas"/>
          <w:color w:val="0000FF"/>
          <w:kern w:val="0"/>
          <w:sz w:val="18"/>
          <w:szCs w:val="18"/>
        </w:rPr>
        <w:t>'EdgeAlpha'</w:t>
      </w:r>
      <w:r>
        <w:rPr>
          <w:rFonts w:ascii="Consolas" w:hAnsi="Consolas" w:cs="Consolas"/>
          <w:color w:val="000000"/>
          <w:kern w:val="0"/>
          <w:sz w:val="18"/>
          <w:szCs w:val="18"/>
        </w:rPr>
        <w:t>,0.1);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title(</w:t>
      </w:r>
      <w:r>
        <w:rPr>
          <w:rFonts w:ascii="Consolas" w:hAnsi="Consolas" w:cs="Consolas"/>
          <w:color w:val="0000FF"/>
          <w:kern w:val="0"/>
          <w:sz w:val="18"/>
          <w:szCs w:val="18"/>
        </w:rPr>
        <w:t>'网络3-2'</w:t>
      </w:r>
      <w:r>
        <w:rPr>
          <w:rFonts w:ascii="Consolas" w:hAnsi="Consolas" w:cs="Consolas"/>
          <w:color w:val="000000"/>
          <w:kern w:val="0"/>
          <w:sz w:val="18"/>
          <w:szCs w:val="18"/>
        </w:rPr>
        <w:t>);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load(</w:t>
      </w:r>
      <w:r>
        <w:rPr>
          <w:rFonts w:ascii="Consolas" w:hAnsi="Consolas" w:cs="Consolas"/>
          <w:color w:val="0000FF"/>
          <w:kern w:val="0"/>
          <w:sz w:val="18"/>
          <w:szCs w:val="18"/>
        </w:rPr>
        <w:t>'data4.mat'</w:t>
      </w:r>
      <w:r>
        <w:rPr>
          <w:rFonts w:ascii="Consolas" w:hAnsi="Consolas" w:cs="Consolas"/>
          <w:color w:val="000000"/>
          <w:kern w:val="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h1 = graph(A1);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figure(7);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plot(h1,</w:t>
      </w:r>
      <w:r>
        <w:rPr>
          <w:rFonts w:ascii="Consolas" w:hAnsi="Consolas" w:cs="Consolas"/>
          <w:color w:val="0000FF"/>
          <w:kern w:val="0"/>
          <w:sz w:val="18"/>
          <w:szCs w:val="18"/>
        </w:rPr>
        <w:t>'NodeColor'</w:t>
      </w:r>
      <w:r>
        <w:rPr>
          <w:rFonts w:ascii="Consolas" w:hAnsi="Consolas" w:cs="Consolas"/>
          <w:color w:val="000000"/>
          <w:kern w:val="0"/>
          <w:sz w:val="18"/>
          <w:szCs w:val="18"/>
        </w:rPr>
        <w:t>,</w:t>
      </w:r>
      <w:r>
        <w:rPr>
          <w:rFonts w:ascii="Consolas" w:hAnsi="Consolas" w:cs="Consolas"/>
          <w:color w:val="0000FF"/>
          <w:kern w:val="0"/>
          <w:sz w:val="18"/>
          <w:szCs w:val="18"/>
        </w:rPr>
        <w:t>'k'</w:t>
      </w:r>
      <w:r>
        <w:rPr>
          <w:rFonts w:ascii="Consolas" w:hAnsi="Consolas" w:cs="Consolas"/>
          <w:color w:val="000000"/>
          <w:kern w:val="0"/>
          <w:sz w:val="18"/>
          <w:szCs w:val="18"/>
        </w:rPr>
        <w:t>,</w:t>
      </w:r>
      <w:r>
        <w:rPr>
          <w:rFonts w:ascii="Consolas" w:hAnsi="Consolas" w:cs="Consolas"/>
          <w:color w:val="0000FF"/>
          <w:kern w:val="0"/>
          <w:sz w:val="18"/>
          <w:szCs w:val="18"/>
        </w:rPr>
        <w:t>'EdgeAlpha'</w:t>
      </w:r>
      <w:r>
        <w:rPr>
          <w:rFonts w:ascii="Consolas" w:hAnsi="Consolas" w:cs="Consolas"/>
          <w:color w:val="000000"/>
          <w:kern w:val="0"/>
          <w:sz w:val="18"/>
          <w:szCs w:val="18"/>
        </w:rPr>
        <w:t>,0.1);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title(</w:t>
      </w:r>
      <w:r>
        <w:rPr>
          <w:rFonts w:ascii="Consolas" w:hAnsi="Consolas" w:cs="Consolas"/>
          <w:color w:val="0000FF"/>
          <w:kern w:val="0"/>
          <w:sz w:val="18"/>
          <w:szCs w:val="18"/>
        </w:rPr>
        <w:t>'网络4-1'</w:t>
      </w:r>
      <w:r>
        <w:rPr>
          <w:rFonts w:ascii="Consolas" w:hAnsi="Consolas" w:cs="Consolas"/>
          <w:color w:val="000000"/>
          <w:kern w:val="0"/>
          <w:sz w:val="18"/>
          <w:szCs w:val="18"/>
        </w:rPr>
        <w:t>);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h1 = graph(A2);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figure(8);  </w:t>
      </w:r>
    </w:p>
    <w:p>
      <w:pPr>
        <w:widowControl/>
        <w:numPr>
          <w:ilvl w:val="0"/>
          <w:numId w:val="11"/>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plot(h1,</w:t>
      </w:r>
      <w:r>
        <w:rPr>
          <w:rFonts w:ascii="Consolas" w:hAnsi="Consolas" w:cs="Consolas"/>
          <w:color w:val="0000FF"/>
          <w:kern w:val="0"/>
          <w:sz w:val="18"/>
          <w:szCs w:val="18"/>
        </w:rPr>
        <w:t>'NodeColor'</w:t>
      </w:r>
      <w:r>
        <w:rPr>
          <w:rFonts w:ascii="Consolas" w:hAnsi="Consolas" w:cs="Consolas"/>
          <w:color w:val="000000"/>
          <w:kern w:val="0"/>
          <w:sz w:val="18"/>
          <w:szCs w:val="18"/>
        </w:rPr>
        <w:t>,</w:t>
      </w:r>
      <w:r>
        <w:rPr>
          <w:rFonts w:ascii="Consolas" w:hAnsi="Consolas" w:cs="Consolas"/>
          <w:color w:val="0000FF"/>
          <w:kern w:val="0"/>
          <w:sz w:val="18"/>
          <w:szCs w:val="18"/>
        </w:rPr>
        <w:t>'k'</w:t>
      </w:r>
      <w:r>
        <w:rPr>
          <w:rFonts w:ascii="Consolas" w:hAnsi="Consolas" w:cs="Consolas"/>
          <w:color w:val="000000"/>
          <w:kern w:val="0"/>
          <w:sz w:val="18"/>
          <w:szCs w:val="18"/>
        </w:rPr>
        <w:t>,</w:t>
      </w:r>
      <w:r>
        <w:rPr>
          <w:rFonts w:ascii="Consolas" w:hAnsi="Consolas" w:cs="Consolas"/>
          <w:color w:val="0000FF"/>
          <w:kern w:val="0"/>
          <w:sz w:val="18"/>
          <w:szCs w:val="18"/>
        </w:rPr>
        <w:t>'EdgeAlpha'</w:t>
      </w:r>
      <w:r>
        <w:rPr>
          <w:rFonts w:ascii="Consolas" w:hAnsi="Consolas" w:cs="Consolas"/>
          <w:color w:val="000000"/>
          <w:kern w:val="0"/>
          <w:sz w:val="18"/>
          <w:szCs w:val="18"/>
        </w:rPr>
        <w:t>,0.1);   </w:t>
      </w:r>
    </w:p>
    <w:p>
      <w:pPr>
        <w:widowControl/>
        <w:numPr>
          <w:ilvl w:val="0"/>
          <w:numId w:val="11"/>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title(</w:t>
      </w:r>
      <w:r>
        <w:rPr>
          <w:rFonts w:ascii="Consolas" w:hAnsi="Consolas" w:cs="Consolas"/>
          <w:color w:val="0000FF"/>
          <w:kern w:val="0"/>
          <w:sz w:val="18"/>
          <w:szCs w:val="18"/>
        </w:rPr>
        <w:t>'网络4-2'</w:t>
      </w:r>
      <w:r>
        <w:rPr>
          <w:rFonts w:ascii="Consolas" w:hAnsi="Consolas" w:cs="Consolas"/>
          <w:color w:val="000000"/>
          <w:kern w:val="0"/>
          <w:sz w:val="18"/>
          <w:szCs w:val="18"/>
        </w:rPr>
        <w:t>);  </w:t>
      </w:r>
      <w:r>
        <w:rPr>
          <w:rFonts w:ascii="Consolas" w:hAnsi="Consolas" w:cs="Consolas"/>
          <w:color w:val="000000"/>
          <w:kern w:val="0"/>
          <w:sz w:val="18"/>
          <w:szCs w:val="18"/>
        </w:rPr>
        <w:tab/>
      </w:r>
    </w:p>
    <w:p>
      <w:pPr>
        <w:widowControl/>
        <w:spacing w:line="240" w:lineRule="exact"/>
        <w:ind w:left="360"/>
        <w:jc w:val="left"/>
        <w:rPr>
          <w:rFonts w:ascii="宋体" w:hAnsi="宋体" w:cs="宋体"/>
          <w:b/>
          <w:bCs/>
          <w:color w:val="FFFFFF" w:themeColor="background1"/>
          <w:kern w:val="0"/>
          <w:shd w:val="clear" w:color="auto" w:fill="ED7D31" w:themeFill="accent2"/>
          <w14:textFill>
            <w14:solidFill>
              <w14:schemeClr w14:val="bg1"/>
            </w14:solidFill>
          </w14:textFill>
        </w:rPr>
      </w:pPr>
      <w:r>
        <w:rPr>
          <w:rFonts w:hint="eastAsia" w:ascii="宋体" w:hAnsi="宋体" w:cs="宋体"/>
          <w:b/>
          <w:bCs/>
          <w:color w:val="FFFFFF" w:themeColor="background1"/>
          <w:kern w:val="0"/>
          <w:shd w:val="clear" w:color="auto" w:fill="ED7D31" w:themeFill="accent2"/>
          <w14:textFill>
            <w14:solidFill>
              <w14:schemeClr w14:val="bg1"/>
            </w14:solidFill>
          </w14:textFill>
        </w:rPr>
        <w:t>d</w:t>
      </w:r>
      <w:r>
        <w:rPr>
          <w:rFonts w:ascii="宋体" w:hAnsi="宋体" w:cs="宋体"/>
          <w:b/>
          <w:bCs/>
          <w:color w:val="FFFFFF" w:themeColor="background1"/>
          <w:kern w:val="0"/>
          <w:shd w:val="clear" w:color="auto" w:fill="ED7D31" w:themeFill="accent2"/>
          <w14:textFill>
            <w14:solidFill>
              <w14:schemeClr w14:val="bg1"/>
            </w14:solidFill>
          </w14:textFill>
        </w:rPr>
        <w:t xml:space="preserve"> .m</w:t>
      </w:r>
      <w:r>
        <w:rPr>
          <w:rFonts w:hint="eastAsia" w:ascii="宋体" w:hAnsi="宋体" w:cs="宋体"/>
          <w:b/>
          <w:bCs/>
          <w:color w:val="FFFFFF" w:themeColor="background1"/>
          <w:kern w:val="0"/>
          <w:shd w:val="clear" w:color="auto" w:fill="ED7D31" w:themeFill="accent2"/>
          <w14:textFill>
            <w14:solidFill>
              <w14:schemeClr w14:val="bg1"/>
            </w14:solidFill>
          </w14:textFill>
        </w:rPr>
        <w:t>求出四个网络的度分布图</w:t>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 xml:space="preserve">      </w:t>
      </w:r>
    </w:p>
    <w:p>
      <w:pPr>
        <w:widowControl/>
        <w:numPr>
          <w:ilvl w:val="0"/>
          <w:numId w:val="12"/>
        </w:numPr>
        <w:pBdr>
          <w:left w:val="single" w:color="6CE26C" w:sz="18" w:space="0"/>
        </w:pBdr>
        <w:shd w:val="clear" w:color="auto" w:fill="FFFFFF"/>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clc;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clear;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load(</w:t>
      </w:r>
      <w:r>
        <w:rPr>
          <w:rFonts w:ascii="Consolas" w:hAnsi="Consolas" w:cs="Consolas"/>
          <w:color w:val="0000FF"/>
          <w:kern w:val="0"/>
          <w:sz w:val="18"/>
          <w:szCs w:val="18"/>
        </w:rPr>
        <w:t>'data1.mat'</w:t>
      </w:r>
      <w:r>
        <w:rPr>
          <w:rFonts w:ascii="Consolas" w:hAnsi="Consolas" w:cs="Consolas"/>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load(</w:t>
      </w:r>
      <w:r>
        <w:rPr>
          <w:rFonts w:ascii="Consolas" w:hAnsi="Consolas" w:cs="Consolas"/>
          <w:color w:val="0000FF"/>
          <w:kern w:val="0"/>
          <w:sz w:val="18"/>
          <w:szCs w:val="18"/>
        </w:rPr>
        <w:t>'data2.mat'</w:t>
      </w:r>
      <w:r>
        <w:rPr>
          <w:rFonts w:ascii="Consolas" w:hAnsi="Consolas" w:cs="Consolas"/>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load(</w:t>
      </w:r>
      <w:r>
        <w:rPr>
          <w:rFonts w:ascii="Consolas" w:hAnsi="Consolas" w:cs="Consolas"/>
          <w:color w:val="0000FF"/>
          <w:kern w:val="0"/>
          <w:sz w:val="18"/>
          <w:szCs w:val="18"/>
        </w:rPr>
        <w:t>'data3.mat'</w:t>
      </w:r>
      <w:r>
        <w:rPr>
          <w:rFonts w:ascii="Consolas" w:hAnsi="Consolas" w:cs="Consolas"/>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load(</w:t>
      </w:r>
      <w:r>
        <w:rPr>
          <w:rFonts w:ascii="Consolas" w:hAnsi="Consolas" w:cs="Consolas"/>
          <w:color w:val="0000FF"/>
          <w:kern w:val="0"/>
          <w:sz w:val="18"/>
          <w:szCs w:val="18"/>
        </w:rPr>
        <w:t>'data4.mat'</w:t>
      </w:r>
      <w:r>
        <w:rPr>
          <w:rFonts w:ascii="Consolas" w:hAnsi="Consolas" w:cs="Consolas"/>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sz=size(A1,2);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d=zeros(1,sz);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for</w:t>
      </w:r>
      <w:r>
        <w:rPr>
          <w:rFonts w:ascii="Consolas" w:hAnsi="Consolas" w:cs="Consolas"/>
          <w:color w:val="000000"/>
          <w:kern w:val="0"/>
          <w:sz w:val="18"/>
          <w:szCs w:val="18"/>
        </w:rPr>
        <w:t> i=1:sz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j=1:sz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if</w:t>
      </w:r>
      <w:r>
        <w:rPr>
          <w:rFonts w:ascii="Consolas" w:hAnsi="Consolas" w:cs="Consolas"/>
          <w:color w:val="000000"/>
          <w:kern w:val="0"/>
          <w:sz w:val="18"/>
          <w:szCs w:val="18"/>
        </w:rPr>
        <w:t> A1(i,j)==1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d(i)=d(i)+1;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for</w:t>
      </w:r>
      <w:r>
        <w:rPr>
          <w:rFonts w:ascii="Consolas" w:hAnsi="Consolas" w:cs="Consolas"/>
          <w:color w:val="000000"/>
          <w:kern w:val="0"/>
          <w:sz w:val="18"/>
          <w:szCs w:val="18"/>
        </w:rPr>
        <w:t> i=1:sz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j=1:sz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if</w:t>
      </w:r>
      <w:r>
        <w:rPr>
          <w:rFonts w:ascii="Consolas" w:hAnsi="Consolas" w:cs="Consolas"/>
          <w:color w:val="000000"/>
          <w:kern w:val="0"/>
          <w:sz w:val="18"/>
          <w:szCs w:val="18"/>
        </w:rPr>
        <w:t> A2(i,j)==1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d(i)=d(i)+1;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d_=sort(d);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d_=unique(d_);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cnt=size(d_,2);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idx=zeros(1,max(d_));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for</w:t>
      </w:r>
      <w:r>
        <w:rPr>
          <w:rFonts w:ascii="Consolas" w:hAnsi="Consolas" w:cs="Consolas"/>
          <w:color w:val="000000"/>
          <w:kern w:val="0"/>
          <w:sz w:val="18"/>
          <w:szCs w:val="18"/>
        </w:rPr>
        <w:t> i=1:cnt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idx(d_(i))=i;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time=zeros(1,cnt);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for</w:t>
      </w:r>
      <w:r>
        <w:rPr>
          <w:rFonts w:ascii="Consolas" w:hAnsi="Consolas" w:cs="Consolas"/>
          <w:color w:val="000000"/>
          <w:kern w:val="0"/>
          <w:sz w:val="18"/>
          <w:szCs w:val="18"/>
        </w:rPr>
        <w:t> i=1:sz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time( idx(d(i)) ) = time(idx(d(i)))+1;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figure(1);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plot(d_,time);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title(</w:t>
      </w:r>
      <w:r>
        <w:rPr>
          <w:rFonts w:ascii="Consolas" w:hAnsi="Consolas" w:cs="Consolas"/>
          <w:color w:val="0000FF"/>
          <w:kern w:val="0"/>
          <w:sz w:val="18"/>
          <w:szCs w:val="18"/>
        </w:rPr>
        <w:t>'网络一 节点-度数分布图'</w:t>
      </w:r>
      <w:r>
        <w:rPr>
          <w:rFonts w:ascii="Consolas" w:hAnsi="Consolas" w:cs="Consolas"/>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title(</w:t>
      </w:r>
      <w:r>
        <w:rPr>
          <w:rFonts w:ascii="Consolas" w:hAnsi="Consolas" w:cs="Consolas"/>
          <w:color w:val="0000FF"/>
          <w:kern w:val="0"/>
          <w:sz w:val="18"/>
          <w:szCs w:val="18"/>
        </w:rPr>
        <w:t>'网络二 节点-度数分布图'</w:t>
      </w:r>
      <w:r>
        <w:rPr>
          <w:rFonts w:ascii="Consolas" w:hAnsi="Consolas" w:cs="Consolas"/>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title(</w:t>
      </w:r>
      <w:r>
        <w:rPr>
          <w:rFonts w:ascii="Consolas" w:hAnsi="Consolas" w:cs="Consolas"/>
          <w:color w:val="0000FF"/>
          <w:kern w:val="0"/>
          <w:sz w:val="18"/>
          <w:szCs w:val="18"/>
        </w:rPr>
        <w:t>'网络三 节点-度数分布图'</w:t>
      </w:r>
      <w:r>
        <w:rPr>
          <w:rFonts w:ascii="Consolas" w:hAnsi="Consolas" w:cs="Consolas"/>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title(</w:t>
      </w:r>
      <w:r>
        <w:rPr>
          <w:rFonts w:ascii="Consolas" w:hAnsi="Consolas" w:cs="Consolas"/>
          <w:color w:val="0000FF"/>
          <w:kern w:val="0"/>
          <w:sz w:val="18"/>
          <w:szCs w:val="18"/>
        </w:rPr>
        <w:t>'网络四 节点-度数分布图'</w:t>
      </w:r>
      <w:r>
        <w:rPr>
          <w:rFonts w:ascii="Consolas" w:hAnsi="Consolas" w:cs="Consolas"/>
          <w:color w:val="000000"/>
          <w:kern w:val="0"/>
          <w:sz w:val="18"/>
          <w:szCs w:val="18"/>
        </w:rPr>
        <w:t>);  </w:t>
      </w:r>
    </w:p>
    <w:p>
      <w:pPr>
        <w:widowControl/>
        <w:numPr>
          <w:ilvl w:val="0"/>
          <w:numId w:val="12"/>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xlabel(</w:t>
      </w:r>
      <w:r>
        <w:rPr>
          <w:rFonts w:ascii="Consolas" w:hAnsi="Consolas" w:cs="Consolas"/>
          <w:color w:val="0000FF"/>
          <w:kern w:val="0"/>
          <w:sz w:val="18"/>
          <w:szCs w:val="18"/>
        </w:rPr>
        <w:t>'度数'</w:t>
      </w:r>
      <w:r>
        <w:rPr>
          <w:rFonts w:ascii="Consolas" w:hAnsi="Consolas" w:cs="Consolas"/>
          <w:color w:val="000000"/>
          <w:kern w:val="0"/>
          <w:sz w:val="18"/>
          <w:szCs w:val="18"/>
        </w:rPr>
        <w:t>);  </w:t>
      </w:r>
    </w:p>
    <w:p>
      <w:pPr>
        <w:widowControl/>
        <w:numPr>
          <w:ilvl w:val="0"/>
          <w:numId w:val="12"/>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ylabel(</w:t>
      </w:r>
      <w:r>
        <w:rPr>
          <w:rFonts w:ascii="Consolas" w:hAnsi="Consolas" w:cs="Consolas"/>
          <w:color w:val="0000FF"/>
          <w:kern w:val="0"/>
          <w:sz w:val="18"/>
          <w:szCs w:val="18"/>
        </w:rPr>
        <w:t>'节点个数'</w:t>
      </w:r>
      <w:r>
        <w:rPr>
          <w:rFonts w:ascii="Consolas" w:hAnsi="Consolas" w:cs="Consolas"/>
          <w:color w:val="000000"/>
          <w:kern w:val="0"/>
          <w:sz w:val="18"/>
          <w:szCs w:val="18"/>
        </w:rPr>
        <w:t>);  </w:t>
      </w:r>
    </w:p>
    <w:p>
      <w:pPr>
        <w:widowControl/>
        <w:spacing w:line="240" w:lineRule="exact"/>
        <w:jc w:val="left"/>
        <w:rPr>
          <w:rFonts w:ascii="宋体" w:hAnsi="宋体" w:cs="宋体"/>
          <w:b/>
          <w:bCs/>
          <w:color w:val="FFFFFF" w:themeColor="background1"/>
          <w:kern w:val="0"/>
          <w:shd w:val="clear" w:color="auto" w:fill="ED7D31" w:themeFill="accent2"/>
          <w14:textFill>
            <w14:solidFill>
              <w14:schemeClr w14:val="bg1"/>
            </w14:solidFill>
          </w14:textFill>
        </w:rPr>
      </w:pPr>
      <w:r>
        <w:rPr>
          <w:rFonts w:hint="eastAsia" w:ascii="宋体" w:hAnsi="宋体" w:cs="宋体"/>
          <w:b/>
          <w:bCs/>
          <w:color w:val="FFFFFF" w:themeColor="background1"/>
          <w:kern w:val="0"/>
          <w14:textFill>
            <w14:solidFill>
              <w14:schemeClr w14:val="bg1"/>
            </w14:solidFill>
          </w14:textFill>
        </w:rPr>
        <w:t xml:space="preserve"> </w:t>
      </w:r>
      <w:r>
        <w:rPr>
          <w:rFonts w:ascii="宋体" w:hAnsi="宋体" w:cs="宋体"/>
          <w:b/>
          <w:bCs/>
          <w:color w:val="FFFFFF" w:themeColor="background1"/>
          <w:kern w:val="0"/>
          <w14:textFill>
            <w14:solidFill>
              <w14:schemeClr w14:val="bg1"/>
            </w14:solidFill>
          </w14:textFill>
        </w:rPr>
        <w:t xml:space="preserve">  </w:t>
      </w:r>
      <w:r>
        <w:rPr>
          <w:rFonts w:ascii="宋体" w:hAnsi="宋体" w:cs="宋体"/>
          <w:b/>
          <w:bCs/>
          <w:color w:val="FFFFFF" w:themeColor="background1"/>
          <w:kern w:val="0"/>
          <w:shd w:val="clear" w:color="auto" w:fill="ED7D31" w:themeFill="accent2"/>
          <w14:textFill>
            <w14:solidFill>
              <w14:schemeClr w14:val="bg1"/>
            </w14:solidFill>
          </w14:textFill>
        </w:rPr>
        <w:t xml:space="preserve"> main3.m </w:t>
      </w:r>
      <w:r>
        <w:rPr>
          <w:rFonts w:hint="eastAsia" w:ascii="宋体" w:hAnsi="宋体" w:cs="宋体"/>
          <w:b/>
          <w:bCs/>
          <w:color w:val="FFFFFF" w:themeColor="background1"/>
          <w:kern w:val="0"/>
          <w:shd w:val="clear" w:color="auto" w:fill="ED7D31" w:themeFill="accent2"/>
          <w14:textFill>
            <w14:solidFill>
              <w14:schemeClr w14:val="bg1"/>
            </w14:solidFill>
          </w14:textFill>
        </w:rPr>
        <w:t xml:space="preserve">问题三主函数 </w:t>
      </w:r>
      <w:r>
        <w:rPr>
          <w:rFonts w:ascii="宋体" w:hAnsi="宋体" w:cs="宋体"/>
          <w:b/>
          <w:bCs/>
          <w:color w:val="FFFFFF" w:themeColor="background1"/>
          <w:kern w:val="0"/>
          <w:shd w:val="clear" w:color="auto" w:fill="ED7D31" w:themeFill="accent2"/>
          <w14:textFill>
            <w14:solidFill>
              <w14:schemeClr w14:val="bg1"/>
            </w14:solidFill>
          </w14:textFill>
        </w:rPr>
        <w:t xml:space="preserve">    </w:t>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 xml:space="preserve">   </w:t>
      </w:r>
    </w:p>
    <w:p>
      <w:pPr>
        <w:widowControl/>
        <w:numPr>
          <w:ilvl w:val="0"/>
          <w:numId w:val="13"/>
        </w:numPr>
        <w:pBdr>
          <w:left w:val="single" w:color="6CE26C" w:sz="18" w:space="0"/>
        </w:pBdr>
        <w:shd w:val="clear" w:color="auto" w:fill="FFFFFF"/>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clc;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clear;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close all;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load(</w:t>
      </w:r>
      <w:r>
        <w:rPr>
          <w:rFonts w:ascii="Consolas" w:hAnsi="Consolas" w:cs="Consolas"/>
          <w:color w:val="0000FF"/>
          <w:kern w:val="0"/>
          <w:sz w:val="18"/>
          <w:szCs w:val="18"/>
        </w:rPr>
        <w:t>'data1.mat'</w:t>
      </w:r>
      <w:r>
        <w:rPr>
          <w:rFonts w:ascii="Consolas" w:hAnsi="Consolas" w:cs="Consolas"/>
          <w:color w:val="000000"/>
          <w:kern w:val="0"/>
          <w:sz w:val="18"/>
          <w:szCs w:val="18"/>
        </w:rPr>
        <w:t>); % 假设附件1中的数据解压缩在当前路径下。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a=A1;b=A2;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len=size(a,1);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R=1000;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N=50;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backupa=a;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backupb=b;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min_gmax=zeros(1,N);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for</w:t>
      </w:r>
      <w:r>
        <w:rPr>
          <w:rFonts w:ascii="Consolas" w:hAnsi="Consolas" w:cs="Consolas"/>
          <w:color w:val="000000"/>
          <w:kern w:val="0"/>
          <w:sz w:val="18"/>
          <w:szCs w:val="18"/>
        </w:rPr>
        <w:t> i=1:N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min_gmax(i)=+inf;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d=zeros(1,len);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for</w:t>
      </w:r>
      <w:r>
        <w:rPr>
          <w:rFonts w:ascii="Consolas" w:hAnsi="Consolas" w:cs="Consolas"/>
          <w:color w:val="000000"/>
          <w:kern w:val="0"/>
          <w:sz w:val="18"/>
          <w:szCs w:val="18"/>
        </w:rPr>
        <w:t> i=1:len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j=1:len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if</w:t>
      </w:r>
      <w:r>
        <w:rPr>
          <w:rFonts w:ascii="Consolas" w:hAnsi="Consolas" w:cs="Consolas"/>
          <w:color w:val="000000"/>
          <w:kern w:val="0"/>
          <w:sz w:val="18"/>
          <w:szCs w:val="18"/>
        </w:rPr>
        <w:t> i~=j &amp;&amp; (a(i,j) || b(i,j))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d(i)=d(i)+1;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[d,idx]=sort(d,</w:t>
      </w:r>
      <w:r>
        <w:rPr>
          <w:rFonts w:ascii="Consolas" w:hAnsi="Consolas" w:cs="Consolas"/>
          <w:color w:val="0000FF"/>
          <w:kern w:val="0"/>
          <w:sz w:val="18"/>
          <w:szCs w:val="18"/>
        </w:rPr>
        <w:t>'descend'</w:t>
      </w:r>
      <w:r>
        <w:rPr>
          <w:rFonts w:ascii="Consolas" w:hAnsi="Consolas" w:cs="Consolas"/>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l=N*3;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idx_=idx(1:N*4);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for</w:t>
      </w:r>
      <w:r>
        <w:rPr>
          <w:rFonts w:ascii="Consolas" w:hAnsi="Consolas" w:cs="Consolas"/>
          <w:color w:val="000000"/>
          <w:kern w:val="0"/>
          <w:sz w:val="18"/>
          <w:szCs w:val="18"/>
        </w:rPr>
        <w:t> m=1:N % 换成size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fprintf(</w:t>
      </w:r>
      <w:r>
        <w:rPr>
          <w:rFonts w:ascii="Consolas" w:hAnsi="Consolas" w:cs="Consolas"/>
          <w:color w:val="0000FF"/>
          <w:kern w:val="0"/>
          <w:sz w:val="18"/>
          <w:szCs w:val="18"/>
        </w:rPr>
        <w:t>'攻击%d个点\n'</w:t>
      </w:r>
      <w:r>
        <w:rPr>
          <w:rFonts w:ascii="Consolas" w:hAnsi="Consolas" w:cs="Consolas"/>
          <w:color w:val="000000"/>
          <w:kern w:val="0"/>
          <w:sz w:val="18"/>
          <w:szCs w:val="18"/>
        </w:rPr>
        <w:t>,m);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j=1:R % 生成R次具体攻击的节点min_gmax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fprintf(</w:t>
      </w:r>
      <w:r>
        <w:rPr>
          <w:rFonts w:ascii="Consolas" w:hAnsi="Consolas" w:cs="Consolas"/>
          <w:color w:val="0000FF"/>
          <w:kern w:val="0"/>
          <w:sz w:val="18"/>
          <w:szCs w:val="18"/>
        </w:rPr>
        <w:t>'攻击%d个点,第%d次迭代\n'</w:t>
      </w:r>
      <w:r>
        <w:rPr>
          <w:rFonts w:ascii="Consolas" w:hAnsi="Consolas" w:cs="Consolas"/>
          <w:color w:val="000000"/>
          <w:kern w:val="0"/>
          <w:sz w:val="18"/>
          <w:szCs w:val="18"/>
        </w:rPr>
        <w:t>,m,j);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vector = randperm(l);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 = zeros(size(idx_,2));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i=1:l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A(i)=idx_(vector(i));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atk = A(1:m); %确定随机攻击的点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[a,b]=attack(a,b,atk);%调用函数执行攻击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[A,B,answer] = cal(a,b); %调用函数实现求最大连通分支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if</w:t>
      </w:r>
      <w:r>
        <w:rPr>
          <w:rFonts w:ascii="Consolas" w:hAnsi="Consolas" w:cs="Consolas"/>
          <w:color w:val="000000"/>
          <w:kern w:val="0"/>
          <w:sz w:val="18"/>
          <w:szCs w:val="18"/>
        </w:rPr>
        <w:t> min_gmax(m)&gt;answer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min_gmax(m) = answer;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min_gmax(m)=min(min_gmax);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 = backupa;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b = backupb;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m=zeros(1,50);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for</w:t>
      </w:r>
      <w:r>
        <w:rPr>
          <w:rFonts w:ascii="Consolas" w:hAnsi="Consolas" w:cs="Consolas"/>
          <w:color w:val="000000"/>
          <w:kern w:val="0"/>
          <w:sz w:val="18"/>
          <w:szCs w:val="18"/>
        </w:rPr>
        <w:t> i=1:50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m(i)=i;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figure(1);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plot(m,min_gmax);  </w:t>
      </w:r>
    </w:p>
    <w:p>
      <w:pPr>
        <w:widowControl/>
        <w:numPr>
          <w:ilvl w:val="0"/>
          <w:numId w:val="13"/>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xlabel(</w:t>
      </w:r>
      <w:r>
        <w:rPr>
          <w:rFonts w:ascii="Consolas" w:hAnsi="Consolas" w:cs="Consolas"/>
          <w:color w:val="0000FF"/>
          <w:kern w:val="0"/>
          <w:sz w:val="18"/>
          <w:szCs w:val="18"/>
        </w:rPr>
        <w:t>'m'</w:t>
      </w:r>
      <w:r>
        <w:rPr>
          <w:rFonts w:ascii="Consolas" w:hAnsi="Consolas" w:cs="Consolas"/>
          <w:color w:val="000000"/>
          <w:kern w:val="0"/>
          <w:sz w:val="18"/>
          <w:szCs w:val="18"/>
        </w:rPr>
        <w:t>);  </w:t>
      </w:r>
    </w:p>
    <w:p>
      <w:pPr>
        <w:widowControl/>
        <w:numPr>
          <w:ilvl w:val="0"/>
          <w:numId w:val="13"/>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ylabel(</w:t>
      </w:r>
      <w:r>
        <w:rPr>
          <w:rFonts w:ascii="Consolas" w:hAnsi="Consolas" w:cs="Consolas"/>
          <w:color w:val="0000FF"/>
          <w:kern w:val="0"/>
          <w:sz w:val="18"/>
          <w:szCs w:val="18"/>
        </w:rPr>
        <w:t>'级联失效后剩余的的最大联通集团节点个数'</w:t>
      </w:r>
      <w:r>
        <w:rPr>
          <w:rFonts w:ascii="Consolas" w:hAnsi="Consolas" w:cs="Consolas"/>
          <w:color w:val="000000"/>
          <w:kern w:val="0"/>
          <w:sz w:val="18"/>
          <w:szCs w:val="18"/>
        </w:rPr>
        <w:t>);  </w:t>
      </w:r>
    </w:p>
    <w:p>
      <w:pPr>
        <w:widowControl/>
        <w:spacing w:line="240" w:lineRule="exact"/>
        <w:jc w:val="left"/>
        <w:rPr>
          <w:b/>
          <w:bCs/>
        </w:rPr>
      </w:pPr>
      <w:r>
        <w:rPr>
          <w:b/>
          <w:bCs/>
        </w:rPr>
        <w:t xml:space="preserve"> </w:t>
      </w:r>
      <w:r>
        <w:rPr>
          <w:b/>
          <w:bCs/>
          <w:shd w:val="clear" w:color="auto" w:fill="ED7D31" w:themeFill="accent2"/>
        </w:rPr>
        <w:t xml:space="preserve"> </w:t>
      </w:r>
      <w:r>
        <w:rPr>
          <w:rFonts w:hint="eastAsia"/>
          <w:b/>
          <w:bCs/>
          <w:color w:val="FFFFFF" w:themeColor="background1"/>
          <w:shd w:val="clear" w:color="auto" w:fill="ED7D31" w:themeFill="accent2"/>
          <w14:textFill>
            <w14:solidFill>
              <w14:schemeClr w14:val="bg1"/>
            </w14:solidFill>
          </w14:textFill>
        </w:rPr>
        <w:t>AHP层次分析法</w:t>
      </w:r>
      <w:r>
        <w:rPr>
          <w:b/>
          <w:bCs/>
          <w:shd w:val="clear" w:color="auto" w:fill="ED7D31" w:themeFill="accent2"/>
        </w:rPr>
        <w:t xml:space="preserve">              </w:t>
      </w:r>
      <w:r>
        <w:rPr>
          <w:rFonts w:hint="eastAsia" w:ascii="Consolas" w:hAnsi="Consolas" w:cs="Consolas"/>
          <w:b/>
          <w:bCs/>
          <w:color w:val="5C5C5C"/>
          <w:kern w:val="0"/>
          <w:sz w:val="18"/>
          <w:szCs w:val="18"/>
          <w:shd w:val="clear" w:color="auto" w:fill="ED7D31" w:themeFill="accent2"/>
        </w:rPr>
        <w:t xml:space="preserve"> </w:t>
      </w:r>
      <w:r>
        <w:rPr>
          <w:rFonts w:ascii="Consolas" w:hAnsi="Consolas" w:cs="Consolas"/>
          <w:b/>
          <w:bCs/>
          <w:color w:val="5C5C5C"/>
          <w:kern w:val="0"/>
          <w:sz w:val="18"/>
          <w:szCs w:val="18"/>
          <w:shd w:val="clear" w:color="auto" w:fill="ED7D31" w:themeFill="accent2"/>
        </w:rPr>
        <w:t xml:space="preserve">                                                      </w:t>
      </w:r>
      <w:r>
        <w:rPr>
          <w:rFonts w:ascii="Consolas" w:hAnsi="Consolas" w:cs="Consolas"/>
          <w:b/>
          <w:bCs/>
          <w:color w:val="5C5C5C"/>
          <w:kern w:val="0"/>
          <w:sz w:val="18"/>
          <w:szCs w:val="18"/>
          <w:shd w:val="clear" w:color="auto" w:fill="7E7E7E" w:themeFill="text1" w:themeFillTint="80"/>
        </w:rPr>
        <w:t xml:space="preserve">                </w:t>
      </w:r>
    </w:p>
    <w:p>
      <w:pPr>
        <w:widowControl/>
        <w:numPr>
          <w:ilvl w:val="0"/>
          <w:numId w:val="14"/>
        </w:numPr>
        <w:pBdr>
          <w:left w:val="single" w:color="6CE26C" w:sz="18" w:space="0"/>
        </w:pBdr>
        <w:shd w:val="clear" w:color="auto" w:fill="F8F8F8"/>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clc;</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clear;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A=xlsread(</w:t>
      </w:r>
      <w:r>
        <w:rPr>
          <w:rFonts w:ascii="Consolas" w:hAnsi="Consolas" w:cs="Consolas"/>
          <w:color w:val="0000FF"/>
          <w:kern w:val="0"/>
          <w:sz w:val="18"/>
          <w:szCs w:val="18"/>
        </w:rPr>
        <w:t>'指标判断矩阵.xlsx'</w:t>
      </w:r>
      <w:r>
        <w:rPr>
          <w:rFonts w:ascii="Consolas" w:hAnsi="Consolas" w:cs="Consolas"/>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A=xlsread(</w:t>
      </w:r>
      <w:r>
        <w:rPr>
          <w:rFonts w:ascii="Consolas" w:hAnsi="Consolas" w:cs="Consolas"/>
          <w:color w:val="0000FF"/>
          <w:kern w:val="0"/>
          <w:sz w:val="18"/>
          <w:szCs w:val="18"/>
        </w:rPr>
        <w:t>'时间复杂度对比.xlsx'</w:t>
      </w:r>
      <w:r>
        <w:rPr>
          <w:rFonts w:ascii="Consolas" w:hAnsi="Consolas" w:cs="Consolas"/>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A=xlsread(</w:t>
      </w:r>
      <w:r>
        <w:rPr>
          <w:rFonts w:ascii="Consolas" w:hAnsi="Consolas" w:cs="Consolas"/>
          <w:color w:val="0000FF"/>
          <w:kern w:val="0"/>
          <w:sz w:val="18"/>
          <w:szCs w:val="18"/>
        </w:rPr>
        <w:t>'空间复杂度对比.xlsx'</w:t>
      </w:r>
      <w:r>
        <w:rPr>
          <w:rFonts w:ascii="Consolas" w:hAnsi="Consolas" w:cs="Consolas"/>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A=xlsread(</w:t>
      </w:r>
      <w:r>
        <w:rPr>
          <w:rFonts w:ascii="Consolas" w:hAnsi="Consolas" w:cs="Consolas"/>
          <w:color w:val="0000FF"/>
          <w:kern w:val="0"/>
          <w:sz w:val="18"/>
          <w:szCs w:val="18"/>
        </w:rPr>
        <w:t>'正确性对比.xlsx'</w:t>
      </w:r>
      <w:r>
        <w:rPr>
          <w:rFonts w:ascii="Consolas" w:hAnsi="Consolas" w:cs="Consolas"/>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A=xlsread(</w:t>
      </w:r>
      <w:r>
        <w:rPr>
          <w:rFonts w:ascii="Consolas" w:hAnsi="Consolas" w:cs="Consolas"/>
          <w:color w:val="0000FF"/>
          <w:kern w:val="0"/>
          <w:sz w:val="18"/>
          <w:szCs w:val="18"/>
        </w:rPr>
        <w:t>'鲁棒性对比.xlsx'</w:t>
      </w:r>
      <w:r>
        <w:rPr>
          <w:rFonts w:ascii="Consolas" w:hAnsi="Consolas" w:cs="Consolas"/>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[n,n] = size(A);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%算术平均法求权重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Summery_A = sum(A);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SUMMERY_A = repmat(Summery_A,n,1);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Stand_A = A ./ SUMMERY_A;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x1=sum(Stand_A,2)./n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%几何平均法求权重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P_A = prod(A,2);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P_n_A = P_A .^ (1/n);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x2=P_n_A ./ sum(P_n_A)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%特征值法求权重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[V,D] = eig(A);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Max_eig = max(max(D));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[r,c]=find(D == Max_eig , 1);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x3=V(:,c) ./ sum(V(:,c))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%计算一致性比例CR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CI = (Max_eig - n) / (n-1);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RI=[0 0.0001 0.52 0.89 1.12 1.26 1.36 1.41 1.46 1.49 1.52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1.54 1.56 1.58 1.59];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CR=CI/RI(n);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disp(</w:t>
      </w:r>
      <w:r>
        <w:rPr>
          <w:rFonts w:ascii="Consolas" w:hAnsi="Consolas" w:cs="Consolas"/>
          <w:color w:val="0000FF"/>
          <w:kern w:val="0"/>
          <w:sz w:val="18"/>
          <w:szCs w:val="18"/>
        </w:rPr>
        <w:t>'一致性指标CI='</w:t>
      </w:r>
      <w:r>
        <w:rPr>
          <w:rFonts w:ascii="Consolas" w:hAnsi="Consolas" w:cs="Consolas"/>
          <w:color w:val="000000"/>
          <w:kern w:val="0"/>
          <w:sz w:val="18"/>
          <w:szCs w:val="18"/>
        </w:rPr>
        <w:t>);disp(CI);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disp(</w:t>
      </w:r>
      <w:r>
        <w:rPr>
          <w:rFonts w:ascii="Consolas" w:hAnsi="Consolas" w:cs="Consolas"/>
          <w:color w:val="0000FF"/>
          <w:kern w:val="0"/>
          <w:sz w:val="18"/>
          <w:szCs w:val="18"/>
        </w:rPr>
        <w:t>'一致性比例CR='</w:t>
      </w:r>
      <w:r>
        <w:rPr>
          <w:rFonts w:ascii="Consolas" w:hAnsi="Consolas" w:cs="Consolas"/>
          <w:color w:val="000000"/>
          <w:kern w:val="0"/>
          <w:sz w:val="18"/>
          <w:szCs w:val="18"/>
        </w:rPr>
        <w:t>);disp(CR);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if</w:t>
      </w:r>
      <w:r>
        <w:rPr>
          <w:rFonts w:ascii="Consolas" w:hAnsi="Consolas" w:cs="Consolas"/>
          <w:color w:val="000000"/>
          <w:kern w:val="0"/>
          <w:sz w:val="18"/>
          <w:szCs w:val="18"/>
        </w:rPr>
        <w:t> CR&lt;0.10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disp(</w:t>
      </w:r>
      <w:r>
        <w:rPr>
          <w:rFonts w:ascii="Consolas" w:hAnsi="Consolas" w:cs="Consolas"/>
          <w:color w:val="0000FF"/>
          <w:kern w:val="0"/>
          <w:sz w:val="18"/>
          <w:szCs w:val="18"/>
        </w:rPr>
        <w:t>'CR&lt;0.10，Accept'</w:t>
      </w:r>
      <w:r>
        <w:rPr>
          <w:rFonts w:ascii="Consolas" w:hAnsi="Consolas" w:cs="Consolas"/>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else</w:t>
      </w:r>
      <w:r>
        <w:rPr>
          <w:rFonts w:ascii="Consolas" w:hAnsi="Consolas" w:cs="Consolas"/>
          <w:color w:val="000000"/>
          <w:kern w:val="0"/>
          <w:sz w:val="18"/>
          <w:szCs w:val="18"/>
        </w:rPr>
        <w:t>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disp(</w:t>
      </w:r>
      <w:r>
        <w:rPr>
          <w:rFonts w:ascii="Consolas" w:hAnsi="Consolas" w:cs="Consolas"/>
          <w:color w:val="0000FF"/>
          <w:kern w:val="0"/>
          <w:sz w:val="18"/>
          <w:szCs w:val="18"/>
        </w:rPr>
        <w:t>'CR &gt;= 0.10，Wrong'</w:t>
      </w:r>
      <w:r>
        <w:rPr>
          <w:rFonts w:ascii="Consolas" w:hAnsi="Consolas" w:cs="Consolas"/>
          <w:color w:val="000000"/>
          <w:kern w:val="0"/>
          <w:sz w:val="18"/>
          <w:szCs w:val="18"/>
        </w:rPr>
        <w:t>);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14"/>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res=x1+x2+x3  </w:t>
      </w:r>
    </w:p>
    <w:p>
      <w:pPr>
        <w:widowControl/>
        <w:numPr>
          <w:ilvl w:val="0"/>
          <w:numId w:val="14"/>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res=res./3  </w:t>
      </w:r>
    </w:p>
    <w:p>
      <w:pPr>
        <w:widowControl/>
        <w:jc w:val="left"/>
        <w:rPr>
          <w:rFonts w:ascii="宋体" w:hAnsi="宋体" w:cs="宋体"/>
          <w:kern w:val="0"/>
        </w:rPr>
      </w:pPr>
    </w:p>
    <w:p/>
    <w:p/>
    <w:p/>
    <w:p/>
    <w:p/>
    <w:p>
      <w:pPr>
        <w:spacing w:line="240" w:lineRule="exact"/>
        <w:rPr>
          <w:b/>
          <w:bCs/>
          <w:color w:val="FFFFFF" w:themeColor="background1"/>
          <w:shd w:val="clear" w:color="auto" w:fill="ED7D31" w:themeFill="accent2"/>
          <w14:textFill>
            <w14:solidFill>
              <w14:schemeClr w14:val="bg1"/>
            </w14:solidFill>
          </w14:textFill>
        </w:rPr>
      </w:pPr>
      <w:r>
        <w:rPr>
          <w:rFonts w:hint="eastAsia"/>
          <w:b/>
          <w:bCs/>
          <w:color w:val="FFFFFF" w:themeColor="background1"/>
          <w14:textFill>
            <w14:solidFill>
              <w14:schemeClr w14:val="bg1"/>
            </w14:solidFill>
          </w14:textFill>
        </w:rPr>
        <w:t xml:space="preserve"> </w:t>
      </w:r>
      <w:r>
        <w:rPr>
          <w:b/>
          <w:bCs/>
          <w:color w:val="FFFFFF" w:themeColor="background1"/>
          <w14:textFill>
            <w14:solidFill>
              <w14:schemeClr w14:val="bg1"/>
            </w14:solidFill>
          </w14:textFill>
        </w:rPr>
        <w:t xml:space="preserve">  </w:t>
      </w:r>
      <w:r>
        <w:rPr>
          <w:b/>
          <w:bCs/>
          <w:color w:val="FFFFFF" w:themeColor="background1"/>
          <w:shd w:val="clear" w:color="auto" w:fill="ED7D31" w:themeFill="accent2"/>
          <w14:textFill>
            <w14:solidFill>
              <w14:schemeClr w14:val="bg1"/>
            </w14:solidFill>
          </w14:textFill>
        </w:rPr>
        <w:t xml:space="preserve"> </w:t>
      </w:r>
      <w:r>
        <w:rPr>
          <w:rFonts w:hint="eastAsia"/>
          <w:b/>
          <w:bCs/>
          <w:color w:val="FFFFFF" w:themeColor="background1"/>
          <w:shd w:val="clear" w:color="auto" w:fill="ED7D31" w:themeFill="accent2"/>
          <w14:textFill>
            <w14:solidFill>
              <w14:schemeClr w14:val="bg1"/>
            </w14:solidFill>
          </w14:textFill>
        </w:rPr>
        <w:t>GA</w:t>
      </w:r>
      <w:r>
        <w:rPr>
          <w:b/>
          <w:bCs/>
          <w:color w:val="FFFFFF" w:themeColor="background1"/>
          <w:shd w:val="clear" w:color="auto" w:fill="ED7D31" w:themeFill="accent2"/>
          <w14:textFill>
            <w14:solidFill>
              <w14:schemeClr w14:val="bg1"/>
            </w14:solidFill>
          </w14:textFill>
        </w:rPr>
        <w:t xml:space="preserve">.m </w:t>
      </w:r>
      <w:r>
        <w:rPr>
          <w:rFonts w:hint="eastAsia"/>
          <w:b/>
          <w:bCs/>
          <w:color w:val="FFFFFF" w:themeColor="background1"/>
          <w:shd w:val="clear" w:color="auto" w:fill="ED7D31" w:themeFill="accent2"/>
          <w14:textFill>
            <w14:solidFill>
              <w14:schemeClr w14:val="bg1"/>
            </w14:solidFill>
          </w14:textFill>
        </w:rPr>
        <w:t xml:space="preserve">遗传算法的实现 </w:t>
      </w:r>
      <w:r>
        <w:rPr>
          <w:b/>
          <w:bCs/>
          <w:color w:val="FFFFFF" w:themeColor="background1"/>
          <w:shd w:val="clear" w:color="auto" w:fill="ED7D31" w:themeFill="accent2"/>
          <w14:textFill>
            <w14:solidFill>
              <w14:schemeClr w14:val="bg1"/>
            </w14:solidFill>
          </w14:textFill>
        </w:rPr>
        <w:t xml:space="preserve">  </w:t>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 xml:space="preserve">       </w:t>
      </w:r>
    </w:p>
    <w:p>
      <w:pPr>
        <w:widowControl/>
        <w:numPr>
          <w:ilvl w:val="0"/>
          <w:numId w:val="15"/>
        </w:numPr>
        <w:pBdr>
          <w:left w:val="single" w:color="6CE26C" w:sz="18" w:space="0"/>
        </w:pBdr>
        <w:shd w:val="clear" w:color="auto" w:fill="FFFFFF"/>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clear;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clc;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%参数定义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M=20;               %种群的个数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C=100;               %迭代次数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C_old=C;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m=2;                %适应值归一化淘汰加速指数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Pc=0.8;             %交叉概率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Pmutation=0.2;      %变异概率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res=zeros(1,50);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for</w:t>
      </w:r>
      <w:r>
        <w:rPr>
          <w:rFonts w:ascii="Consolas" w:hAnsi="Consolas" w:cs="Consolas"/>
          <w:color w:val="000000"/>
          <w:kern w:val="0"/>
          <w:sz w:val="18"/>
          <w:szCs w:val="18"/>
        </w:rPr>
        <w:t> i=1:50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res(i)=+inf;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load(</w:t>
      </w:r>
      <w:r>
        <w:rPr>
          <w:rFonts w:ascii="Consolas" w:hAnsi="Consolas" w:cs="Consolas"/>
          <w:color w:val="0000FF"/>
          <w:kern w:val="0"/>
          <w:sz w:val="18"/>
          <w:szCs w:val="18"/>
        </w:rPr>
        <w:t>'data1.mat'</w:t>
      </w:r>
      <w:r>
        <w:rPr>
          <w:rFonts w:ascii="Consolas" w:hAnsi="Consolas" w:cs="Consolas"/>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load(</w:t>
      </w:r>
      <w:r>
        <w:rPr>
          <w:rFonts w:ascii="Consolas" w:hAnsi="Consolas" w:cs="Consolas"/>
          <w:color w:val="0000FF"/>
          <w:kern w:val="0"/>
          <w:sz w:val="18"/>
          <w:szCs w:val="18"/>
        </w:rPr>
        <w:t>'data2.mat'</w:t>
      </w:r>
      <w:r>
        <w:rPr>
          <w:rFonts w:ascii="Consolas" w:hAnsi="Consolas" w:cs="Consolas"/>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load(</w:t>
      </w:r>
      <w:r>
        <w:rPr>
          <w:rFonts w:ascii="Consolas" w:hAnsi="Consolas" w:cs="Consolas"/>
          <w:color w:val="0000FF"/>
          <w:kern w:val="0"/>
          <w:sz w:val="18"/>
          <w:szCs w:val="18"/>
        </w:rPr>
        <w:t>'data3.mat'</w:t>
      </w:r>
      <w:r>
        <w:rPr>
          <w:rFonts w:ascii="Consolas" w:hAnsi="Consolas" w:cs="Consolas"/>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load(</w:t>
      </w:r>
      <w:r>
        <w:rPr>
          <w:rFonts w:ascii="Consolas" w:hAnsi="Consolas" w:cs="Consolas"/>
          <w:color w:val="0000FF"/>
          <w:kern w:val="0"/>
          <w:sz w:val="18"/>
          <w:szCs w:val="18"/>
        </w:rPr>
        <w:t>'data4.mat'</w:t>
      </w:r>
      <w:r>
        <w:rPr>
          <w:rFonts w:ascii="Consolas" w:hAnsi="Consolas" w:cs="Consolas"/>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sz = size(A1,1);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backupa=A1;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backupb=A2;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min_ans =zeros(1,50);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for</w:t>
      </w:r>
      <w:r>
        <w:rPr>
          <w:rFonts w:ascii="Consolas" w:hAnsi="Consolas" w:cs="Consolas"/>
          <w:color w:val="000000"/>
          <w:kern w:val="0"/>
          <w:sz w:val="18"/>
          <w:szCs w:val="18"/>
        </w:rPr>
        <w:t> i=1:sz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atk = i;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[a,b]=attack(A1,A2,atk);%调用函数执行攻击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[A,B,answer] = cal(a,b); %调用函数实现求最大连通分支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res(1)=min(res(1),answer);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A1=backupa;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A2=backupb;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for</w:t>
      </w:r>
      <w:r>
        <w:rPr>
          <w:rFonts w:ascii="Consolas" w:hAnsi="Consolas" w:cs="Consolas"/>
          <w:color w:val="000000"/>
          <w:kern w:val="0"/>
          <w:sz w:val="18"/>
          <w:szCs w:val="18"/>
        </w:rPr>
        <w:t> cnt=2:50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fprintf(</w:t>
      </w:r>
      <w:r>
        <w:rPr>
          <w:rFonts w:ascii="Consolas" w:hAnsi="Consolas" w:cs="Consolas"/>
          <w:color w:val="0000FF"/>
          <w:kern w:val="0"/>
          <w:sz w:val="18"/>
          <w:szCs w:val="18"/>
        </w:rPr>
        <w:t>'攻击%d个点\n'</w:t>
      </w:r>
      <w:r>
        <w:rPr>
          <w:rFonts w:ascii="Consolas" w:hAnsi="Consolas" w:cs="Consolas"/>
          <w:color w:val="000000"/>
          <w:kern w:val="0"/>
          <w:sz w:val="18"/>
          <w:szCs w:val="18"/>
        </w:rPr>
        <w:t>,cnt);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%生成初始群体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popm=zeros(M,cnt);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i=1:M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atk = randperm(sz);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popm(i,:)=atk(1:cnt);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%初始化种群及其适应函数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fitness=zeros(M,1); %初始化所有的适应度为0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len=zeros(M,1);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i=1:M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len(i,1)=myLength(A1,A2,popm(i,:));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maxlen=max(len);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minlen=min(len);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fitness=len;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rr = find(len==minlen);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 = popm(rr(1,1),:);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fitness = fitness/sum(fitness)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try_res=sum(fitness)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distance_min=zeros(C,1);  %%各次迭代的最小的种群的距离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%开始迭代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C_=1:C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fprintf(</w:t>
      </w:r>
      <w:r>
        <w:rPr>
          <w:rFonts w:ascii="Consolas" w:hAnsi="Consolas" w:cs="Consolas"/>
          <w:color w:val="0000FF"/>
          <w:kern w:val="0"/>
          <w:sz w:val="18"/>
          <w:szCs w:val="18"/>
        </w:rPr>
        <w:t>'迭代第%d次\n'</w:t>
      </w:r>
      <w:r>
        <w:rPr>
          <w:rFonts w:ascii="Consolas" w:hAnsi="Consolas" w:cs="Consolas"/>
          <w:color w:val="000000"/>
          <w:kern w:val="0"/>
          <w:sz w:val="18"/>
          <w:szCs w:val="18"/>
        </w:rPr>
        <w:t>,C_);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%%%%选择操作%%%%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nn=0;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while</w:t>
      </w:r>
      <w:r>
        <w:rPr>
          <w:rFonts w:ascii="Consolas" w:hAnsi="Consolas" w:cs="Consolas"/>
          <w:color w:val="000000"/>
          <w:kern w:val="0"/>
          <w:sz w:val="18"/>
          <w:szCs w:val="18"/>
        </w:rPr>
        <w:t> nn&lt;10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 = 1:size(popm,1) %遍历所有种群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len_1(i,1) = myLength(A1,A2,popm(i,:));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jc = rand*0.2;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j = 1:size(popm,1)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if</w:t>
      </w:r>
      <w:r>
        <w:rPr>
          <w:rFonts w:ascii="Consolas" w:hAnsi="Consolas" w:cs="Consolas"/>
          <w:color w:val="000000"/>
          <w:kern w:val="0"/>
          <w:sz w:val="18"/>
          <w:szCs w:val="18"/>
        </w:rPr>
        <w:t> fitness(j,1) &gt; jc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nn = nn+1;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popm_sel(nn,:) = popm(j,:);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break</w:t>
      </w:r>
      <w:r>
        <w:rPr>
          <w:rFonts w:ascii="Consolas" w:hAnsi="Consolas" w:cs="Consolas"/>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%每次选择都保存最优的种群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popm_sel=popm_sel(1:nn,:);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[len_m len_index]=min(len_1);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popm_sel=[popm_sel;popm(len_index,:)];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%交叉操作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nnper = randperm(nn);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idx1=nnper(1);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idx2=nnper(2);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 = popm_sel(idx1,:);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B = popm_sel(idx2,:);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i=1:nn*Pc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[A,B]=cross(A,sz);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popm_sel(idx1,:)=A;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popm_sel=[popm_sel;B];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%变异操作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i=1:nn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pick=rand;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while</w:t>
      </w:r>
      <w:r>
        <w:rPr>
          <w:rFonts w:ascii="Consolas" w:hAnsi="Consolas" w:cs="Consolas"/>
          <w:color w:val="000000"/>
          <w:kern w:val="0"/>
          <w:sz w:val="18"/>
          <w:szCs w:val="18"/>
        </w:rPr>
        <w:t> pick==0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pick=rand;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if</w:t>
      </w:r>
      <w:r>
        <w:rPr>
          <w:rFonts w:ascii="Consolas" w:hAnsi="Consolas" w:cs="Consolas"/>
          <w:color w:val="000000"/>
          <w:kern w:val="0"/>
          <w:sz w:val="18"/>
          <w:szCs w:val="18"/>
        </w:rPr>
        <w:t> pick&lt;=Pmutation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popm_sel(i,:)=Mutation(popm_sel(i,:),sz);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%求适应度函数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NN=size(popm_sel,1); %染色体个数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len=zeros(NN,1);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i=1:NN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len(i,1)=myLength(A1,A2,popm_sel(i,:));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maxlen=max(len);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minlen=min(len);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distance_min(C_,1)=minlen;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fitness=fit(len,m,maxlen,minlen);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popm=[];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popm=popm_sel;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res(cnt)=min(distance_min);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figure(1)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x=zeros(1,C);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b/>
          <w:bCs/>
          <w:color w:val="006699"/>
          <w:kern w:val="0"/>
          <w:sz w:val="18"/>
          <w:szCs w:val="18"/>
        </w:rPr>
        <w:t>for</w:t>
      </w:r>
      <w:r>
        <w:rPr>
          <w:rFonts w:ascii="Consolas" w:hAnsi="Consolas" w:cs="Consolas"/>
          <w:color w:val="000000"/>
          <w:kern w:val="0"/>
          <w:sz w:val="18"/>
          <w:szCs w:val="18"/>
        </w:rPr>
        <w:t> i=1:50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x(i)=i;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res(cnt)=min(distance_min);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plot(x,res);  </w:t>
      </w:r>
    </w:p>
    <w:p>
      <w:pPr>
        <w:widowControl/>
        <w:numPr>
          <w:ilvl w:val="0"/>
          <w:numId w:val="15"/>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xlabel(</w:t>
      </w:r>
      <w:r>
        <w:rPr>
          <w:rFonts w:ascii="Consolas" w:hAnsi="Consolas" w:cs="Consolas"/>
          <w:color w:val="0000FF"/>
          <w:kern w:val="0"/>
          <w:sz w:val="18"/>
          <w:szCs w:val="18"/>
        </w:rPr>
        <w:t>'m'</w:t>
      </w:r>
      <w:r>
        <w:rPr>
          <w:rFonts w:ascii="Consolas" w:hAnsi="Consolas" w:cs="Consolas"/>
          <w:color w:val="000000"/>
          <w:kern w:val="0"/>
          <w:sz w:val="18"/>
          <w:szCs w:val="18"/>
        </w:rPr>
        <w:t>);  </w:t>
      </w:r>
    </w:p>
    <w:p>
      <w:pPr>
        <w:widowControl/>
        <w:numPr>
          <w:ilvl w:val="0"/>
          <w:numId w:val="15"/>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ylabel(</w:t>
      </w:r>
      <w:r>
        <w:rPr>
          <w:rFonts w:ascii="Consolas" w:hAnsi="Consolas" w:cs="Consolas"/>
          <w:color w:val="0000FF"/>
          <w:kern w:val="0"/>
          <w:sz w:val="18"/>
          <w:szCs w:val="18"/>
        </w:rPr>
        <w:t>'级联失效后剩余的的最大联通集团节点个数'</w:t>
      </w:r>
      <w:r>
        <w:rPr>
          <w:rFonts w:ascii="Consolas" w:hAnsi="Consolas" w:cs="Consolas"/>
          <w:color w:val="000000"/>
          <w:kern w:val="0"/>
          <w:sz w:val="18"/>
          <w:szCs w:val="18"/>
        </w:rPr>
        <w:t>);  </w:t>
      </w:r>
    </w:p>
    <w:p>
      <w:pPr>
        <w:widowControl/>
        <w:jc w:val="left"/>
        <w:rPr>
          <w:rFonts w:ascii="宋体" w:hAnsi="宋体" w:cs="宋体"/>
          <w:kern w:val="0"/>
        </w:rPr>
      </w:pPr>
    </w:p>
    <w:p/>
    <w:p>
      <w:pPr>
        <w:widowControl/>
        <w:jc w:val="left"/>
      </w:pPr>
      <w:r>
        <w:br w:type="page"/>
      </w:r>
    </w:p>
    <w:p>
      <w:pPr>
        <w:spacing w:line="240" w:lineRule="exact"/>
        <w:ind w:firstLine="361" w:firstLineChars="150"/>
        <w:rPr>
          <w:b/>
          <w:bCs/>
          <w:color w:val="FFFFFF" w:themeColor="background1"/>
          <w:shd w:val="clear" w:color="auto" w:fill="ED7D31" w:themeFill="accent2"/>
          <w14:textFill>
            <w14:solidFill>
              <w14:schemeClr w14:val="bg1"/>
            </w14:solidFill>
          </w14:textFill>
        </w:rPr>
      </w:pPr>
      <w:r>
        <w:rPr>
          <w:rFonts w:hint="eastAsia"/>
          <w:b/>
          <w:bCs/>
          <w:color w:val="FFFFFF" w:themeColor="background1"/>
          <w:shd w:val="clear" w:color="auto" w:fill="ED7D31" w:themeFill="accent2"/>
          <w14:textFill>
            <w14:solidFill>
              <w14:schemeClr w14:val="bg1"/>
            </w14:solidFill>
          </w14:textFill>
        </w:rPr>
        <w:t xml:space="preserve"> </w:t>
      </w:r>
      <w:r>
        <w:rPr>
          <w:b/>
          <w:bCs/>
          <w:color w:val="FFFFFF" w:themeColor="background1"/>
          <w:shd w:val="clear" w:color="auto" w:fill="ED7D31" w:themeFill="accent2"/>
          <w14:textFill>
            <w14:solidFill>
              <w14:schemeClr w14:val="bg1"/>
            </w14:solidFill>
          </w14:textFill>
        </w:rPr>
        <w:t>myLength.m</w:t>
      </w:r>
      <w:r>
        <w:rPr>
          <w:rFonts w:hint="eastAsia"/>
          <w:b/>
          <w:bCs/>
          <w:color w:val="FFFFFF" w:themeColor="background1"/>
          <w:shd w:val="clear" w:color="auto" w:fill="ED7D31" w:themeFill="accent2"/>
          <w14:textFill>
            <w14:solidFill>
              <w14:schemeClr w14:val="bg1"/>
            </w14:solidFill>
          </w14:textFill>
        </w:rPr>
        <w:t>计算目标函数值</w:t>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ab/>
      </w:r>
      <w:r>
        <w:rPr>
          <w:b/>
          <w:bCs/>
          <w:color w:val="FFFFFF" w:themeColor="background1"/>
          <w:shd w:val="clear" w:color="auto" w:fill="ED7D31" w:themeFill="accent2"/>
          <w14:textFill>
            <w14:solidFill>
              <w14:schemeClr w14:val="bg1"/>
            </w14:solidFill>
          </w14:textFill>
        </w:rPr>
        <w:t xml:space="preserve">   </w:t>
      </w:r>
    </w:p>
    <w:p>
      <w:pPr>
        <w:widowControl/>
        <w:numPr>
          <w:ilvl w:val="0"/>
          <w:numId w:val="16"/>
        </w:numPr>
        <w:pBdr>
          <w:left w:val="single" w:color="6CE26C" w:sz="18" w:space="0"/>
        </w:pBdr>
        <w:shd w:val="clear" w:color="auto" w:fill="FFFFFF"/>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function len=myLength(A1,A2,atk)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[a,b]=attack(A1,A2,atk);%调用函数执行攻击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[~,~,answer] = cal(a,b); %调用函数实现求最大连通分支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len=answer;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spacing w:line="240" w:lineRule="exact"/>
        <w:jc w:val="left"/>
        <w:rPr>
          <w:rFonts w:ascii="宋体" w:hAnsi="宋体" w:cs="宋体"/>
          <w:b/>
          <w:bCs/>
          <w:color w:val="FFFFFF" w:themeColor="background1"/>
          <w:kern w:val="0"/>
          <w:shd w:val="clear" w:color="auto" w:fill="ED7D31" w:themeFill="accent2"/>
          <w14:textFill>
            <w14:solidFill>
              <w14:schemeClr w14:val="bg1"/>
            </w14:solidFill>
          </w14:textFill>
        </w:rPr>
      </w:pPr>
      <w:r>
        <w:rPr>
          <w:rFonts w:hint="eastAsia" w:ascii="宋体" w:hAnsi="宋体" w:cs="宋体"/>
          <w:b/>
          <w:bCs/>
          <w:color w:val="FFFFFF" w:themeColor="background1"/>
          <w:kern w:val="0"/>
          <w14:textFill>
            <w14:solidFill>
              <w14:schemeClr w14:val="bg1"/>
            </w14:solidFill>
          </w14:textFill>
        </w:rPr>
        <w:t xml:space="preserve"> </w:t>
      </w:r>
      <w:r>
        <w:rPr>
          <w:rFonts w:ascii="宋体" w:hAnsi="宋体" w:cs="宋体"/>
          <w:b/>
          <w:bCs/>
          <w:color w:val="FFFFFF" w:themeColor="background1"/>
          <w:kern w:val="0"/>
          <w14:textFill>
            <w14:solidFill>
              <w14:schemeClr w14:val="bg1"/>
            </w14:solidFill>
          </w14:textFill>
        </w:rPr>
        <w:t xml:space="preserve">  </w:t>
      </w:r>
      <w:r>
        <w:rPr>
          <w:rFonts w:ascii="宋体" w:hAnsi="宋体" w:cs="宋体"/>
          <w:b/>
          <w:bCs/>
          <w:color w:val="FFFFFF" w:themeColor="background1"/>
          <w:kern w:val="0"/>
          <w:shd w:val="clear" w:color="auto" w:fill="ED7D31" w:themeFill="accent2"/>
          <w14:textFill>
            <w14:solidFill>
              <w14:schemeClr w14:val="bg1"/>
            </w14:solidFill>
          </w14:textFill>
        </w:rPr>
        <w:t xml:space="preserve"> Mutation.m </w:t>
      </w:r>
      <w:r>
        <w:rPr>
          <w:rFonts w:hint="eastAsia" w:ascii="宋体" w:hAnsi="宋体" w:cs="宋体"/>
          <w:b/>
          <w:bCs/>
          <w:color w:val="FFFFFF" w:themeColor="background1"/>
          <w:kern w:val="0"/>
          <w:shd w:val="clear" w:color="auto" w:fill="ED7D31" w:themeFill="accent2"/>
          <w14:textFill>
            <w14:solidFill>
              <w14:schemeClr w14:val="bg1"/>
            </w14:solidFill>
          </w14:textFill>
        </w:rPr>
        <w:t>变异函数</w:t>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 xml:space="preserve">   </w:t>
      </w:r>
    </w:p>
    <w:p>
      <w:pPr>
        <w:widowControl/>
        <w:numPr>
          <w:ilvl w:val="0"/>
          <w:numId w:val="17"/>
        </w:numPr>
        <w:pBdr>
          <w:left w:val="single" w:color="6CE26C" w:sz="18" w:space="0"/>
        </w:pBdr>
        <w:shd w:val="clear" w:color="auto" w:fill="FFFFFF"/>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function a=Mutation(A,sz)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record = zeros(1,sz);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i=1:size(A,2)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record(A(i))=1;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idx=0;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replace=randperm(sz);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x = randperm(size(A,2));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idx=x(1);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 = 1 : sz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if</w:t>
      </w:r>
      <w:r>
        <w:rPr>
          <w:rFonts w:ascii="Consolas" w:hAnsi="Consolas" w:cs="Consolas"/>
          <w:color w:val="000000"/>
          <w:kern w:val="0"/>
          <w:sz w:val="18"/>
          <w:szCs w:val="18"/>
        </w:rPr>
        <w:t> record(replace(i)) ~= 1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A(idx)=replace(i);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break</w:t>
      </w:r>
      <w:r>
        <w:rPr>
          <w:rFonts w:ascii="Consolas" w:hAnsi="Consolas" w:cs="Consolas"/>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a=A;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spacing w:line="240" w:lineRule="exact"/>
        <w:ind w:left="360"/>
        <w:jc w:val="left"/>
        <w:rPr>
          <w:rFonts w:ascii="宋体" w:hAnsi="宋体" w:cs="宋体"/>
          <w:b/>
          <w:bCs/>
          <w:color w:val="FFFFFF" w:themeColor="background1"/>
          <w:kern w:val="0"/>
          <w:shd w:val="clear" w:color="auto" w:fill="ED7D31" w:themeFill="accent2"/>
          <w14:textFill>
            <w14:solidFill>
              <w14:schemeClr w14:val="bg1"/>
            </w14:solidFill>
          </w14:textFill>
        </w:rPr>
      </w:pPr>
      <w:r>
        <w:rPr>
          <w:rFonts w:hint="eastAsia" w:ascii="宋体" w:hAnsi="宋体" w:cs="宋体"/>
          <w:b/>
          <w:bCs/>
          <w:color w:val="FFFFFF" w:themeColor="background1"/>
          <w:kern w:val="0"/>
          <w:shd w:val="clear" w:color="auto" w:fill="ED7D31" w:themeFill="accent2"/>
          <w14:textFill>
            <w14:solidFill>
              <w14:schemeClr w14:val="bg1"/>
            </w14:solidFill>
          </w14:textFill>
        </w:rPr>
        <w:t>f</w:t>
      </w:r>
      <w:r>
        <w:rPr>
          <w:rFonts w:ascii="宋体" w:hAnsi="宋体" w:cs="宋体"/>
          <w:b/>
          <w:bCs/>
          <w:color w:val="FFFFFF" w:themeColor="background1"/>
          <w:kern w:val="0"/>
          <w:shd w:val="clear" w:color="auto" w:fill="ED7D31" w:themeFill="accent2"/>
          <w14:textFill>
            <w14:solidFill>
              <w14:schemeClr w14:val="bg1"/>
            </w14:solidFill>
          </w14:textFill>
        </w:rPr>
        <w:t xml:space="preserve">it.m </w:t>
      </w:r>
      <w:r>
        <w:rPr>
          <w:rFonts w:hint="eastAsia" w:ascii="宋体" w:hAnsi="宋体" w:cs="宋体"/>
          <w:b/>
          <w:bCs/>
          <w:color w:val="FFFFFF" w:themeColor="background1"/>
          <w:kern w:val="0"/>
          <w:shd w:val="clear" w:color="auto" w:fill="ED7D31" w:themeFill="accent2"/>
          <w14:textFill>
            <w14:solidFill>
              <w14:schemeClr w14:val="bg1"/>
            </w14:solidFill>
          </w14:textFill>
        </w:rPr>
        <w:t>适应度函数</w:t>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 xml:space="preserve">   </w:t>
      </w:r>
    </w:p>
    <w:p>
      <w:pPr>
        <w:widowControl/>
        <w:numPr>
          <w:ilvl w:val="0"/>
          <w:numId w:val="18"/>
        </w:numPr>
        <w:pBdr>
          <w:left w:val="single" w:color="6CE26C" w:sz="18" w:space="0"/>
        </w:pBdr>
        <w:shd w:val="clear" w:color="auto" w:fill="FFFFFF"/>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function fitness=fit(len,m,maxlen,minlen)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fitness=len;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i=1:length(len)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fitness(i,1)=(1-(len(i,1)-minlen)/(maxlen-minlen));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nd  </w:t>
      </w:r>
    </w:p>
    <w:p>
      <w:pPr>
        <w:widowControl/>
        <w:spacing w:line="240" w:lineRule="exact"/>
        <w:ind w:firstLine="361" w:firstLineChars="150"/>
        <w:jc w:val="left"/>
        <w:rPr>
          <w:rFonts w:ascii="宋体" w:hAnsi="宋体" w:cs="宋体"/>
          <w:b/>
          <w:bCs/>
          <w:kern w:val="0"/>
          <w:shd w:val="clear" w:color="auto" w:fill="ED7D31" w:themeFill="accent2"/>
        </w:rPr>
      </w:pPr>
      <w:r>
        <w:rPr>
          <w:rFonts w:ascii="宋体" w:hAnsi="宋体" w:cs="宋体"/>
          <w:b/>
          <w:bCs/>
          <w:color w:val="FFFFFF" w:themeColor="background1"/>
          <w:kern w:val="0"/>
          <w:shd w:val="clear" w:color="auto" w:fill="ED7D31" w:themeFill="accent2"/>
          <w14:textFill>
            <w14:solidFill>
              <w14:schemeClr w14:val="bg1"/>
            </w14:solidFill>
          </w14:textFill>
        </w:rPr>
        <w:t xml:space="preserve"> </w:t>
      </w:r>
      <w:r>
        <w:rPr>
          <w:rFonts w:hint="eastAsia" w:ascii="宋体" w:hAnsi="宋体" w:cs="宋体"/>
          <w:b/>
          <w:bCs/>
          <w:color w:val="FFFFFF" w:themeColor="background1"/>
          <w:kern w:val="0"/>
          <w:shd w:val="clear" w:color="auto" w:fill="ED7D31" w:themeFill="accent2"/>
          <w14:textFill>
            <w14:solidFill>
              <w14:schemeClr w14:val="bg1"/>
            </w14:solidFill>
          </w14:textFill>
        </w:rPr>
        <w:t>exchange</w:t>
      </w:r>
      <w:r>
        <w:rPr>
          <w:rFonts w:ascii="宋体" w:hAnsi="宋体" w:cs="宋体"/>
          <w:b/>
          <w:bCs/>
          <w:color w:val="FFFFFF" w:themeColor="background1"/>
          <w:kern w:val="0"/>
          <w:shd w:val="clear" w:color="auto" w:fill="ED7D31" w:themeFill="accent2"/>
          <w14:textFill>
            <w14:solidFill>
              <w14:schemeClr w14:val="bg1"/>
            </w14:solidFill>
          </w14:textFill>
        </w:rPr>
        <w:t xml:space="preserve">.m </w:t>
      </w:r>
      <w:r>
        <w:rPr>
          <w:rFonts w:hint="eastAsia" w:ascii="宋体" w:hAnsi="宋体" w:cs="宋体"/>
          <w:b/>
          <w:bCs/>
          <w:color w:val="FFFFFF" w:themeColor="background1"/>
          <w:kern w:val="0"/>
          <w:shd w:val="clear" w:color="auto" w:fill="ED7D31" w:themeFill="accent2"/>
          <w14:textFill>
            <w14:solidFill>
              <w14:schemeClr w14:val="bg1"/>
            </w14:solidFill>
          </w14:textFill>
        </w:rPr>
        <w:t xml:space="preserve">交换函数 </w:t>
      </w:r>
      <w:r>
        <w:rPr>
          <w:rFonts w:ascii="宋体" w:hAnsi="宋体" w:cs="宋体"/>
          <w:b/>
          <w:bCs/>
          <w:color w:val="FFFFFF" w:themeColor="background1"/>
          <w:kern w:val="0"/>
          <w:shd w:val="clear" w:color="auto" w:fill="ED7D31" w:themeFill="accent2"/>
          <w14:textFill>
            <w14:solidFill>
              <w14:schemeClr w14:val="bg1"/>
            </w14:solidFill>
          </w14:textFill>
        </w:rPr>
        <w:t xml:space="preserve"> </w:t>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 xml:space="preserve">   </w:t>
      </w:r>
      <w:r>
        <w:rPr>
          <w:rFonts w:ascii="宋体" w:hAnsi="宋体" w:cs="宋体"/>
          <w:b/>
          <w:bCs/>
          <w:kern w:val="0"/>
          <w:shd w:val="clear" w:color="auto" w:fill="ED7D31" w:themeFill="accent2"/>
        </w:rPr>
        <w:t xml:space="preserve"> </w:t>
      </w:r>
    </w:p>
    <w:p>
      <w:pPr>
        <w:widowControl/>
        <w:numPr>
          <w:ilvl w:val="0"/>
          <w:numId w:val="19"/>
        </w:numPr>
        <w:pBdr>
          <w:left w:val="single" w:color="6CE26C" w:sz="18" w:space="0"/>
        </w:pBdr>
        <w:shd w:val="clear" w:color="auto" w:fill="F8F8F8"/>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function [x,y]=exchange(x,y)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temp=x;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x=y;  </w:t>
      </w:r>
    </w:p>
    <w:p>
      <w:pPr>
        <w:widowControl/>
        <w:numPr>
          <w:ilvl w:val="0"/>
          <w:numId w:val="19"/>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y=temp;  </w:t>
      </w:r>
    </w:p>
    <w:p>
      <w:pPr>
        <w:widowControl/>
        <w:numPr>
          <w:ilvl w:val="0"/>
          <w:numId w:val="19"/>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widowControl/>
        <w:spacing w:line="240" w:lineRule="exact"/>
        <w:ind w:left="360"/>
        <w:jc w:val="left"/>
        <w:rPr>
          <w:rFonts w:ascii="宋体" w:hAnsi="宋体" w:cs="宋体"/>
          <w:b/>
          <w:bCs/>
          <w:color w:val="FFFFFF" w:themeColor="background1"/>
          <w:kern w:val="0"/>
          <w:shd w:val="clear" w:color="auto" w:fill="ED7D31" w:themeFill="accent2"/>
          <w14:textFill>
            <w14:solidFill>
              <w14:schemeClr w14:val="bg1"/>
            </w14:solidFill>
          </w14:textFill>
        </w:rPr>
      </w:pPr>
      <w:r>
        <w:rPr>
          <w:rFonts w:hint="eastAsia" w:ascii="宋体" w:hAnsi="宋体" w:cs="宋体"/>
          <w:b/>
          <w:bCs/>
          <w:color w:val="FFFFFF" w:themeColor="background1"/>
          <w:kern w:val="0"/>
          <w:shd w:val="clear" w:color="auto" w:fill="ED7D31" w:themeFill="accent2"/>
          <w14:textFill>
            <w14:solidFill>
              <w14:schemeClr w14:val="bg1"/>
            </w14:solidFill>
          </w14:textFill>
        </w:rPr>
        <w:t>cross</w:t>
      </w:r>
      <w:r>
        <w:rPr>
          <w:rFonts w:ascii="宋体" w:hAnsi="宋体" w:cs="宋体"/>
          <w:b/>
          <w:bCs/>
          <w:color w:val="FFFFFF" w:themeColor="background1"/>
          <w:kern w:val="0"/>
          <w:shd w:val="clear" w:color="auto" w:fill="ED7D31" w:themeFill="accent2"/>
          <w14:textFill>
            <w14:solidFill>
              <w14:schemeClr w14:val="bg1"/>
            </w14:solidFill>
          </w14:textFill>
        </w:rPr>
        <w:t xml:space="preserve">.m </w:t>
      </w:r>
      <w:r>
        <w:rPr>
          <w:rFonts w:hint="eastAsia" w:ascii="宋体" w:hAnsi="宋体" w:cs="宋体"/>
          <w:b/>
          <w:bCs/>
          <w:color w:val="FFFFFF" w:themeColor="background1"/>
          <w:kern w:val="0"/>
          <w:shd w:val="clear" w:color="auto" w:fill="ED7D31" w:themeFill="accent2"/>
          <w14:textFill>
            <w14:solidFill>
              <w14:schemeClr w14:val="bg1"/>
            </w14:solidFill>
          </w14:textFill>
        </w:rPr>
        <w:t>交叉函数</w:t>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ab/>
      </w:r>
      <w:r>
        <w:rPr>
          <w:rFonts w:ascii="宋体" w:hAnsi="宋体" w:cs="宋体"/>
          <w:b/>
          <w:bCs/>
          <w:color w:val="FFFFFF" w:themeColor="background1"/>
          <w:kern w:val="0"/>
          <w:shd w:val="clear" w:color="auto" w:fill="ED7D31" w:themeFill="accent2"/>
          <w14:textFill>
            <w14:solidFill>
              <w14:schemeClr w14:val="bg1"/>
            </w14:solidFill>
          </w14:textFill>
        </w:rPr>
        <w:t xml:space="preserve">   </w:t>
      </w:r>
    </w:p>
    <w:p>
      <w:pPr>
        <w:widowControl/>
        <w:numPr>
          <w:ilvl w:val="0"/>
          <w:numId w:val="20"/>
        </w:numPr>
        <w:pBdr>
          <w:left w:val="single" w:color="6CE26C" w:sz="18" w:space="0"/>
        </w:pBdr>
        <w:shd w:val="clear" w:color="auto" w:fill="FFFFFF"/>
        <w:spacing w:line="240" w:lineRule="exact"/>
        <w:jc w:val="left"/>
        <w:rPr>
          <w:rFonts w:ascii="Consolas" w:hAnsi="Consolas" w:cs="Consolas"/>
          <w:color w:val="5C5C5C"/>
          <w:kern w:val="0"/>
          <w:sz w:val="18"/>
          <w:szCs w:val="18"/>
        </w:rPr>
      </w:pPr>
      <w:r>
        <w:rPr>
          <w:rFonts w:ascii="Consolas" w:hAnsi="Consolas" w:cs="Consolas"/>
          <w:color w:val="000000"/>
          <w:kern w:val="0"/>
          <w:sz w:val="18"/>
          <w:szCs w:val="18"/>
        </w:rPr>
        <w:t>function [A,B]=cross(A,sz)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cnt=size(A,2);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do</w:t>
      </w:r>
      <w:r>
        <w:rPr>
          <w:rFonts w:ascii="Consolas" w:hAnsi="Consolas" w:cs="Consolas"/>
          <w:color w:val="000000"/>
          <w:kern w:val="0"/>
          <w:sz w:val="18"/>
          <w:szCs w:val="18"/>
        </w:rPr>
        <w:t>=floor(cnt/2);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fprintf(</w:t>
      </w:r>
      <w:r>
        <w:rPr>
          <w:rFonts w:ascii="Consolas" w:hAnsi="Consolas" w:cs="Consolas"/>
          <w:color w:val="0000FF"/>
          <w:kern w:val="0"/>
          <w:sz w:val="18"/>
          <w:szCs w:val="18"/>
        </w:rPr>
        <w:t>'cnt : %d\n'</w:t>
      </w:r>
      <w:r>
        <w:rPr>
          <w:rFonts w:ascii="Consolas" w:hAnsi="Consolas" w:cs="Consolas"/>
          <w:color w:val="000000"/>
          <w:kern w:val="0"/>
          <w:sz w:val="18"/>
          <w:szCs w:val="18"/>
        </w:rPr>
        <w:t>,cnt);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fprintf(</w:t>
      </w:r>
      <w:r>
        <w:rPr>
          <w:rFonts w:ascii="Consolas" w:hAnsi="Consolas" w:cs="Consolas"/>
          <w:color w:val="0000FF"/>
          <w:kern w:val="0"/>
          <w:sz w:val="18"/>
          <w:szCs w:val="18"/>
        </w:rPr>
        <w:t>'do : %d\n'</w:t>
      </w:r>
      <w:r>
        <w:rPr>
          <w:rFonts w:ascii="Consolas" w:hAnsi="Consolas" w:cs="Consolas"/>
          <w:color w:val="000000"/>
          <w:kern w:val="0"/>
          <w:sz w:val="18"/>
          <w:szCs w:val="18"/>
        </w:rPr>
        <w:t>,</w:t>
      </w:r>
      <w:r>
        <w:rPr>
          <w:rFonts w:ascii="Consolas" w:hAnsi="Consolas" w:cs="Consolas"/>
          <w:b/>
          <w:bCs/>
          <w:color w:val="006699"/>
          <w:kern w:val="0"/>
          <w:sz w:val="18"/>
          <w:szCs w:val="18"/>
        </w:rPr>
        <w:t>do</w:t>
      </w:r>
      <w:r>
        <w:rPr>
          <w:rFonts w:ascii="Consolas" w:hAnsi="Consolas" w:cs="Consolas"/>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W=floor(L/de)+8;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reca=zeros(1,sz);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recb=zeros(1,sz);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B = randperm(sz);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B = B(1:cnt);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i=1:cnt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reca(A(1,i))=1;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i=1:cnt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recb(B(1,i))=1;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for</w:t>
      </w:r>
      <w:r>
        <w:rPr>
          <w:rFonts w:ascii="Consolas" w:hAnsi="Consolas" w:cs="Consolas"/>
          <w:color w:val="000000"/>
          <w:kern w:val="0"/>
          <w:sz w:val="18"/>
          <w:szCs w:val="18"/>
        </w:rPr>
        <w:t> i=1:</w:t>
      </w:r>
      <w:r>
        <w:rPr>
          <w:rFonts w:ascii="Consolas" w:hAnsi="Consolas" w:cs="Consolas"/>
          <w:b/>
          <w:bCs/>
          <w:color w:val="006699"/>
          <w:kern w:val="0"/>
          <w:sz w:val="18"/>
          <w:szCs w:val="18"/>
        </w:rPr>
        <w:t>do</w:t>
      </w:r>
      <w:r>
        <w:rPr>
          <w:rFonts w:ascii="Consolas" w:hAnsi="Consolas" w:cs="Consolas"/>
          <w:color w:val="000000"/>
          <w:kern w:val="0"/>
          <w:sz w:val="18"/>
          <w:szCs w:val="18"/>
        </w:rPr>
        <w: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fprintf(</w:t>
      </w:r>
      <w:r>
        <w:rPr>
          <w:rFonts w:ascii="Consolas" w:hAnsi="Consolas" w:cs="Consolas"/>
          <w:color w:val="0000FF"/>
          <w:kern w:val="0"/>
          <w:sz w:val="18"/>
          <w:szCs w:val="18"/>
        </w:rPr>
        <w:t>'i : %d   cnt -i +1 : %d\n'</w:t>
      </w:r>
      <w:r>
        <w:rPr>
          <w:rFonts w:ascii="Consolas" w:hAnsi="Consolas" w:cs="Consolas"/>
          <w:color w:val="000000"/>
          <w:kern w:val="0"/>
          <w:sz w:val="18"/>
          <w:szCs w:val="18"/>
        </w:rPr>
        <w:t>,i,cnt-i+1);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r>
        <w:rPr>
          <w:rFonts w:ascii="Consolas" w:hAnsi="Consolas" w:cs="Consolas"/>
          <w:b/>
          <w:bCs/>
          <w:color w:val="006699"/>
          <w:kern w:val="0"/>
          <w:sz w:val="18"/>
          <w:szCs w:val="18"/>
        </w:rPr>
        <w:t>if</w:t>
      </w:r>
      <w:r>
        <w:rPr>
          <w:rFonts w:ascii="Consolas" w:hAnsi="Consolas" w:cs="Consolas"/>
          <w:color w:val="000000"/>
          <w:kern w:val="0"/>
          <w:sz w:val="18"/>
          <w:szCs w:val="18"/>
        </w:rPr>
        <w:t> A(1,i) ~= B(1,cnt-i+1) &amp;&amp; recb(A(i)) ~= 1 &amp;&amp; reca(B,cnt-i+1) ~= 1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[A(i),B(cnt-i+1)] = exchange(A(i),B(cnt-i+1));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end  </w:t>
      </w:r>
    </w:p>
    <w:p>
      <w:pPr>
        <w:widowControl/>
        <w:numPr>
          <w:ilvl w:val="0"/>
          <w:numId w:val="20"/>
        </w:numPr>
        <w:pBdr>
          <w:left w:val="single" w:color="6CE26C" w:sz="18" w:space="0"/>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      </w:t>
      </w:r>
    </w:p>
    <w:p>
      <w:pPr>
        <w:widowControl/>
        <w:numPr>
          <w:ilvl w:val="0"/>
          <w:numId w:val="20"/>
        </w:numPr>
        <w:pBdr>
          <w:left w:val="single" w:color="6CE26C" w:sz="18" w:space="0"/>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rPr>
        <w:t>end  </w:t>
      </w:r>
    </w:p>
    <w:p>
      <w:pPr>
        <w:pStyle w:val="17"/>
        <w:spacing w:after="156"/>
        <w:rPr>
          <w:rFonts w:ascii="宋体" w:hAnsi="宋体" w:eastAsia="宋体"/>
          <w:szCs w:val="24"/>
        </w:rPr>
      </w:pPr>
      <w:r>
        <w:rPr>
          <w:rFonts w:hint="eastAsia" w:ascii="宋体" w:hAnsi="宋体" w:eastAsia="宋体"/>
          <w:szCs w:val="24"/>
        </w:rPr>
        <w:t>二、附图部分</w:t>
      </w:r>
    </w:p>
    <w:p>
      <w:pPr>
        <w:rPr>
          <w:rFonts w:hint="eastAsia"/>
        </w:rPr>
      </w:pPr>
      <w:r>
        <w:drawing>
          <wp:inline distT="0" distB="0" distL="0" distR="0">
            <wp:extent cx="2844800" cy="2026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6">
                      <a:extLst>
                        <a:ext uri="{28A0092B-C50C-407E-A947-70E740481C1C}">
                          <a14:useLocalDpi xmlns:a14="http://schemas.microsoft.com/office/drawing/2010/main" val="0"/>
                        </a:ext>
                      </a:extLst>
                    </a:blip>
                    <a:srcRect b="5000"/>
                    <a:stretch>
                      <a:fillRect/>
                    </a:stretch>
                  </pic:blipFill>
                  <pic:spPr>
                    <a:xfrm>
                      <a:off x="0" y="0"/>
                      <a:ext cx="2844800" cy="2026920"/>
                    </a:xfrm>
                    <a:prstGeom prst="rect">
                      <a:avLst/>
                    </a:prstGeom>
                    <a:noFill/>
                    <a:ln>
                      <a:noFill/>
                    </a:ln>
                  </pic:spPr>
                </pic:pic>
              </a:graphicData>
            </a:graphic>
          </wp:inline>
        </w:drawing>
      </w:r>
      <w:r>
        <w:t xml:space="preserve"> </w:t>
      </w:r>
      <w:r>
        <w:drawing>
          <wp:inline distT="0" distB="0" distL="0" distR="0">
            <wp:extent cx="2827020" cy="20116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7">
                      <a:extLst>
                        <a:ext uri="{28A0092B-C50C-407E-A947-70E740481C1C}">
                          <a14:useLocalDpi xmlns:a14="http://schemas.microsoft.com/office/drawing/2010/main" val="0"/>
                        </a:ext>
                      </a:extLst>
                    </a:blip>
                    <a:srcRect b="5122"/>
                    <a:stretch>
                      <a:fillRect/>
                    </a:stretch>
                  </pic:blipFill>
                  <pic:spPr>
                    <a:xfrm>
                      <a:off x="0" y="0"/>
                      <a:ext cx="2827020" cy="2011680"/>
                    </a:xfrm>
                    <a:prstGeom prst="rect">
                      <a:avLst/>
                    </a:prstGeom>
                    <a:noFill/>
                    <a:ln>
                      <a:noFill/>
                    </a:ln>
                  </pic:spPr>
                </pic:pic>
              </a:graphicData>
            </a:graphic>
          </wp:inline>
        </w:drawing>
      </w:r>
    </w:p>
    <w:p>
      <w:pPr>
        <w:rPr>
          <w:rFonts w:ascii="宋体" w:hAnsi="宋体"/>
        </w:rPr>
      </w:pPr>
      <w:r>
        <w:drawing>
          <wp:inline distT="0" distB="0" distL="0" distR="0">
            <wp:extent cx="2819400" cy="19888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8">
                      <a:extLst>
                        <a:ext uri="{28A0092B-C50C-407E-A947-70E740481C1C}">
                          <a14:useLocalDpi xmlns:a14="http://schemas.microsoft.com/office/drawing/2010/main" val="0"/>
                        </a:ext>
                      </a:extLst>
                    </a:blip>
                    <a:srcRect b="5946"/>
                    <a:stretch>
                      <a:fillRect/>
                    </a:stretch>
                  </pic:blipFill>
                  <pic:spPr>
                    <a:xfrm>
                      <a:off x="0" y="0"/>
                      <a:ext cx="2819400" cy="1988820"/>
                    </a:xfrm>
                    <a:prstGeom prst="rect">
                      <a:avLst/>
                    </a:prstGeom>
                    <a:noFill/>
                    <a:ln>
                      <a:noFill/>
                    </a:ln>
                  </pic:spPr>
                </pic:pic>
              </a:graphicData>
            </a:graphic>
          </wp:inline>
        </w:drawing>
      </w:r>
      <w:r>
        <w:t xml:space="preserve"> </w:t>
      </w:r>
      <w:r>
        <w:drawing>
          <wp:inline distT="0" distB="0" distL="0" distR="0">
            <wp:extent cx="2827020" cy="2019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9">
                      <a:extLst>
                        <a:ext uri="{28A0092B-C50C-407E-A947-70E740481C1C}">
                          <a14:useLocalDpi xmlns:a14="http://schemas.microsoft.com/office/drawing/2010/main" val="0"/>
                        </a:ext>
                      </a:extLst>
                    </a:blip>
                    <a:srcRect b="4762"/>
                    <a:stretch>
                      <a:fillRect/>
                    </a:stretch>
                  </pic:blipFill>
                  <pic:spPr>
                    <a:xfrm>
                      <a:off x="0" y="0"/>
                      <a:ext cx="2827020" cy="2019300"/>
                    </a:xfrm>
                    <a:prstGeom prst="rect">
                      <a:avLst/>
                    </a:prstGeom>
                    <a:noFill/>
                    <a:ln>
                      <a:noFill/>
                    </a:ln>
                  </pic:spPr>
                </pic:pic>
              </a:graphicData>
            </a:graphic>
          </wp:inline>
        </w:drawing>
      </w:r>
    </w:p>
    <w:p>
      <w:pPr>
        <w:rPr>
          <w:rFonts w:ascii="宋体" w:hAnsi="宋体"/>
        </w:rPr>
      </w:pPr>
      <w:r>
        <w:drawing>
          <wp:inline distT="0" distB="0" distL="0" distR="0">
            <wp:extent cx="2834640" cy="203454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0">
                      <a:extLst>
                        <a:ext uri="{28A0092B-C50C-407E-A947-70E740481C1C}">
                          <a14:useLocalDpi xmlns:a14="http://schemas.microsoft.com/office/drawing/2010/main" val="0"/>
                        </a:ext>
                      </a:extLst>
                    </a:blip>
                    <a:srcRect b="4301"/>
                    <a:stretch>
                      <a:fillRect/>
                    </a:stretch>
                  </pic:blipFill>
                  <pic:spPr>
                    <a:xfrm>
                      <a:off x="0" y="0"/>
                      <a:ext cx="2834640" cy="2034540"/>
                    </a:xfrm>
                    <a:prstGeom prst="rect">
                      <a:avLst/>
                    </a:prstGeom>
                    <a:noFill/>
                    <a:ln>
                      <a:noFill/>
                    </a:ln>
                  </pic:spPr>
                </pic:pic>
              </a:graphicData>
            </a:graphic>
          </wp:inline>
        </w:drawing>
      </w:r>
      <w:r>
        <w:t xml:space="preserve"> </w:t>
      </w:r>
      <w:r>
        <w:drawing>
          <wp:inline distT="0" distB="0" distL="0" distR="0">
            <wp:extent cx="2750820" cy="19583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81">
                      <a:extLst>
                        <a:ext uri="{28A0092B-C50C-407E-A947-70E740481C1C}">
                          <a14:useLocalDpi xmlns:a14="http://schemas.microsoft.com/office/drawing/2010/main" val="0"/>
                        </a:ext>
                      </a:extLst>
                    </a:blip>
                    <a:srcRect b="5078"/>
                    <a:stretch>
                      <a:fillRect/>
                    </a:stretch>
                  </pic:blipFill>
                  <pic:spPr>
                    <a:xfrm>
                      <a:off x="0" y="0"/>
                      <a:ext cx="2751427" cy="1958772"/>
                    </a:xfrm>
                    <a:prstGeom prst="rect">
                      <a:avLst/>
                    </a:prstGeom>
                    <a:noFill/>
                    <a:ln>
                      <a:noFill/>
                    </a:ln>
                  </pic:spPr>
                </pic:pic>
              </a:graphicData>
            </a:graphic>
          </wp:inline>
        </w:drawing>
      </w:r>
    </w:p>
    <w:p>
      <w:r>
        <w:drawing>
          <wp:inline distT="0" distB="0" distL="0" distR="0">
            <wp:extent cx="2834640" cy="21259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a:xfrm>
                      <a:off x="0" y="0"/>
                      <a:ext cx="2834640" cy="2125980"/>
                    </a:xfrm>
                    <a:prstGeom prst="rect">
                      <a:avLst/>
                    </a:prstGeom>
                    <a:noFill/>
                    <a:ln>
                      <a:noFill/>
                    </a:ln>
                  </pic:spPr>
                </pic:pic>
              </a:graphicData>
            </a:graphic>
          </wp:inline>
        </w:drawing>
      </w:r>
      <w:r>
        <w:t xml:space="preserve"> </w:t>
      </w:r>
      <w:r>
        <w:drawing>
          <wp:inline distT="0" distB="0" distL="0" distR="0">
            <wp:extent cx="2794000" cy="20955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a:xfrm>
                      <a:off x="0" y="0"/>
                      <a:ext cx="2794000" cy="2095500"/>
                    </a:xfrm>
                    <a:prstGeom prst="rect">
                      <a:avLst/>
                    </a:prstGeom>
                    <a:noFill/>
                    <a:ln>
                      <a:noFill/>
                    </a:ln>
                  </pic:spPr>
                </pic:pic>
              </a:graphicData>
            </a:graphic>
          </wp:inline>
        </w:drawing>
      </w:r>
    </w:p>
    <w:p>
      <w:pPr>
        <w:jc w:val="center"/>
        <w:outlineLvl w:val="0"/>
        <w:rPr>
          <w:rFonts w:ascii="宋体" w:hAnsi="宋体"/>
        </w:rPr>
      </w:pPr>
      <w:r>
        <w:rPr>
          <w:rFonts w:hint="eastAsia"/>
        </w:rPr>
        <w:t>附图1</w:t>
      </w:r>
      <w:r>
        <w:t xml:space="preserve"> </w:t>
      </w:r>
      <w:r>
        <w:rPr>
          <w:rFonts w:hint="eastAsia"/>
        </w:rPr>
        <w:t>所给网络可视化图</w:t>
      </w:r>
    </w:p>
    <w:p>
      <w:pPr>
        <w:pStyle w:val="17"/>
        <w:spacing w:after="156"/>
        <w:rPr>
          <w:rFonts w:ascii="宋体" w:hAnsi="宋体" w:eastAsia="宋体"/>
        </w:rPr>
      </w:pPr>
    </w:p>
    <w:sectPr>
      <w:pgSz w:w="11906" w:h="16838"/>
      <w:pgMar w:top="1418" w:right="1418" w:bottom="1418" w:left="1418" w:header="851" w:footer="992" w:gutter="0"/>
      <w:pgBorders>
        <w:top w:val="none" w:sz="0" w:space="0"/>
        <w:left w:val="none" w:sz="0" w:space="0"/>
        <w:bottom w:val="none" w:sz="0" w:space="0"/>
        <w:right w:val="none" w:sz="0" w:space="0"/>
      </w:pgBorders>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希声" w:date="2020-07-06T15:08:35Z" w:initials="">
    <w:p w14:paraId="79270BD1">
      <w:pPr>
        <w:pStyle w:val="2"/>
        <w:rPr>
          <w:rFonts w:hint="eastAsia"/>
          <w:lang w:val="en-US" w:eastAsia="zh-CN"/>
        </w:rPr>
      </w:pPr>
      <w:r>
        <w:rPr>
          <w:rFonts w:hint="eastAsia"/>
          <w:lang w:val="en-US" w:eastAsia="zh-CN"/>
        </w:rPr>
        <w:t>总结来说，这个摘要写的不合格</w:t>
      </w:r>
    </w:p>
    <w:p w14:paraId="561F1672">
      <w:pPr>
        <w:pStyle w:val="2"/>
        <w:numPr>
          <w:ilvl w:val="0"/>
          <w:numId w:val="1"/>
        </w:numPr>
        <w:rPr>
          <w:rFonts w:hint="eastAsia"/>
          <w:lang w:val="en-US" w:eastAsia="zh-CN"/>
        </w:rPr>
      </w:pPr>
      <w:r>
        <w:rPr>
          <w:rFonts w:hint="eastAsia"/>
          <w:lang w:val="en-US" w:eastAsia="zh-CN"/>
        </w:rPr>
        <w:t>有些结论以定性的方式给出，这是很不好的一种表述方式，多用数据做支撑；</w:t>
      </w:r>
    </w:p>
    <w:p w14:paraId="28063A1D">
      <w:pPr>
        <w:pStyle w:val="2"/>
        <w:numPr>
          <w:ilvl w:val="0"/>
          <w:numId w:val="1"/>
        </w:numPr>
        <w:rPr>
          <w:rFonts w:hint="default"/>
          <w:lang w:val="en-US" w:eastAsia="zh-CN"/>
        </w:rPr>
      </w:pPr>
      <w:r>
        <w:rPr>
          <w:rFonts w:hint="eastAsia"/>
          <w:lang w:val="en-US" w:eastAsia="zh-CN"/>
        </w:rPr>
        <w:t>摘要在进行表述的时候，不要牵扯到正文内容，否则不方便阅读；</w:t>
      </w:r>
    </w:p>
    <w:p w14:paraId="465C47CE">
      <w:pPr>
        <w:pStyle w:val="2"/>
        <w:numPr>
          <w:ilvl w:val="0"/>
          <w:numId w:val="1"/>
        </w:numPr>
        <w:rPr>
          <w:rFonts w:hint="default"/>
          <w:lang w:val="en-US" w:eastAsia="zh-CN"/>
        </w:rPr>
      </w:pPr>
      <w:r>
        <w:rPr>
          <w:rFonts w:hint="eastAsia"/>
          <w:lang w:val="en-US" w:eastAsia="zh-CN"/>
        </w:rPr>
        <w:t>尽量用数学语言、数学方法去表述模型的主要特点；</w:t>
      </w:r>
    </w:p>
    <w:p w14:paraId="789221B4">
      <w:pPr>
        <w:pStyle w:val="2"/>
        <w:numPr>
          <w:ilvl w:val="0"/>
          <w:numId w:val="1"/>
        </w:numPr>
        <w:rPr>
          <w:rFonts w:hint="default"/>
          <w:lang w:val="en-US" w:eastAsia="zh-CN"/>
        </w:rPr>
      </w:pPr>
      <w:r>
        <w:rPr>
          <w:rFonts w:hint="eastAsia"/>
          <w:lang w:val="en-US" w:eastAsia="zh-CN"/>
        </w:rPr>
        <w:t>涉及到某些字母符号时，应给出解释，否则就不要用；</w:t>
      </w:r>
    </w:p>
    <w:p w14:paraId="35DB2F71">
      <w:pPr>
        <w:pStyle w:val="2"/>
        <w:numPr>
          <w:ilvl w:val="0"/>
          <w:numId w:val="1"/>
        </w:numPr>
        <w:rPr>
          <w:rFonts w:hint="default"/>
          <w:lang w:val="en-US" w:eastAsia="zh-CN"/>
        </w:rPr>
      </w:pPr>
      <w:r>
        <w:rPr>
          <w:rFonts w:hint="eastAsia"/>
          <w:lang w:val="en-US" w:eastAsia="zh-CN"/>
        </w:rPr>
        <w:t>论文中有凑模型的痕迹。</w:t>
      </w:r>
    </w:p>
  </w:comment>
  <w:comment w:id="1" w:author="希声" w:date="2020-07-06T15:09:12Z" w:initials="">
    <w:p w14:paraId="6432493B">
      <w:pPr>
        <w:pStyle w:val="2"/>
        <w:rPr>
          <w:rFonts w:hint="default" w:eastAsia="宋体"/>
          <w:lang w:val="en-US" w:eastAsia="zh-CN"/>
        </w:rPr>
      </w:pPr>
      <w:r>
        <w:rPr>
          <w:rFonts w:hint="eastAsia"/>
          <w:lang w:val="en-US" w:eastAsia="zh-CN"/>
        </w:rPr>
        <w:t>先交代一下研究背景，再写主要研究内容</w:t>
      </w:r>
    </w:p>
  </w:comment>
  <w:comment w:id="2" w:author="希声" w:date="2020-07-06T14:50:48Z" w:initials="">
    <w:p w14:paraId="18D97938">
      <w:pPr>
        <w:pStyle w:val="2"/>
        <w:rPr>
          <w:rFonts w:hint="default" w:eastAsia="宋体"/>
          <w:lang w:val="en-US" w:eastAsia="zh-CN"/>
        </w:rPr>
      </w:pPr>
      <w:r>
        <w:rPr>
          <w:rFonts w:hint="eastAsia"/>
          <w:lang w:val="en-US" w:eastAsia="zh-CN"/>
        </w:rPr>
        <w:t>毫无意义的突出显示，可以考虑去掉</w:t>
      </w:r>
    </w:p>
  </w:comment>
  <w:comment w:id="3" w:author="希声" w:date="2020-07-06T14:55:13Z" w:initials="">
    <w:p w14:paraId="2DA82C8B">
      <w:pPr>
        <w:pStyle w:val="2"/>
        <w:rPr>
          <w:rFonts w:hint="default" w:eastAsia="宋体"/>
          <w:lang w:val="en-US" w:eastAsia="zh-CN"/>
        </w:rPr>
      </w:pPr>
      <w:r>
        <w:rPr>
          <w:rFonts w:hint="eastAsia"/>
          <w:lang w:val="en-US" w:eastAsia="zh-CN"/>
        </w:rPr>
        <w:t>建立了一个针对XXX问题的模型，这样的表述不能准确地表示自己的重点，可以改为基于XXX（数学方法）建立了一个针对XXX问题的数学模型。</w:t>
      </w:r>
    </w:p>
  </w:comment>
  <w:comment w:id="4" w:author="希声" w:date="2020-07-06T14:57:21Z" w:initials="">
    <w:p w14:paraId="59DA79E6">
      <w:pPr>
        <w:pStyle w:val="2"/>
        <w:rPr>
          <w:rFonts w:hint="default" w:eastAsia="宋体"/>
          <w:lang w:val="en-US" w:eastAsia="zh-CN"/>
        </w:rPr>
      </w:pPr>
      <w:r>
        <w:rPr>
          <w:rFonts w:hint="eastAsia"/>
          <w:lang w:val="en-US" w:eastAsia="zh-CN"/>
        </w:rPr>
        <w:t>不用图1说不清楚吗？评阅老师为了看懂你这个摘要还要来回翻论文吗？</w:t>
      </w:r>
    </w:p>
  </w:comment>
  <w:comment w:id="6" w:author="希声" w:date="2020-07-06T14:54:36Z" w:initials="">
    <w:p w14:paraId="323B11A6">
      <w:pPr>
        <w:pStyle w:val="2"/>
        <w:rPr>
          <w:rFonts w:hint="default" w:eastAsia="宋体"/>
          <w:lang w:val="en-US" w:eastAsia="zh-CN"/>
        </w:rPr>
      </w:pPr>
      <w:r>
        <w:rPr>
          <w:rFonts w:hint="eastAsia"/>
          <w:lang w:val="en-US" w:eastAsia="zh-CN"/>
        </w:rPr>
        <w:t>尽量不要用“我们”这样表示主观意义的词，可以写XXX模型</w:t>
      </w:r>
    </w:p>
  </w:comment>
  <w:comment w:id="5" w:author="希声" w:date="2020-07-06T14:52:55Z" w:initials="">
    <w:p w14:paraId="53ED4BBC">
      <w:pPr>
        <w:pStyle w:val="2"/>
        <w:rPr>
          <w:rFonts w:hint="default" w:eastAsia="宋体"/>
          <w:lang w:val="en-US" w:eastAsia="zh-CN"/>
        </w:rPr>
      </w:pPr>
      <w:r>
        <w:rPr>
          <w:rFonts w:hint="eastAsia"/>
          <w:lang w:val="en-US" w:eastAsia="zh-CN"/>
        </w:rPr>
        <w:t>定量说明模型的准确性和高效性，准确率有多少？时间效率或者时间复杂度是多少？用数据支撑结论</w:t>
      </w:r>
    </w:p>
  </w:comment>
  <w:comment w:id="7" w:author="希声" w:date="2020-07-06T14:58:04Z" w:initials="">
    <w:p w14:paraId="561529F0">
      <w:pPr>
        <w:pStyle w:val="2"/>
        <w:rPr>
          <w:rFonts w:hint="default" w:eastAsia="宋体"/>
          <w:lang w:val="en-US" w:eastAsia="zh-CN"/>
        </w:rPr>
      </w:pPr>
      <w:r>
        <w:rPr>
          <w:rFonts w:hint="eastAsia"/>
          <w:lang w:val="en-US" w:eastAsia="zh-CN"/>
        </w:rPr>
        <w:t>网络4是啥啊？不通读全文，这个摘要就看不明白啊</w:t>
      </w:r>
    </w:p>
  </w:comment>
  <w:comment w:id="8" w:author="希声" w:date="2020-07-06T14:59:05Z" w:initials="">
    <w:p w14:paraId="4231194A">
      <w:pPr>
        <w:pStyle w:val="2"/>
        <w:rPr>
          <w:rFonts w:hint="default" w:eastAsia="宋体"/>
          <w:lang w:val="en-US" w:eastAsia="zh-CN"/>
        </w:rPr>
      </w:pPr>
      <w:r>
        <w:rPr>
          <w:rFonts w:hint="eastAsia"/>
          <w:lang w:val="en-US" w:eastAsia="zh-CN"/>
        </w:rPr>
        <w:t>什么叫足够多次？是多少次就写多少次呗，你凭什么说你模拟的次数足够多了？</w:t>
      </w:r>
    </w:p>
  </w:comment>
  <w:comment w:id="9" w:author="希声" w:date="2020-07-06T15:06:11Z" w:initials="">
    <w:p w14:paraId="0FEA539C">
      <w:pPr>
        <w:pStyle w:val="2"/>
        <w:rPr>
          <w:rFonts w:hint="default" w:eastAsia="宋体"/>
          <w:lang w:val="en-US" w:eastAsia="zh-CN"/>
        </w:rPr>
      </w:pPr>
      <w:r>
        <w:rPr>
          <w:rFonts w:hint="eastAsia"/>
          <w:lang w:val="en-US" w:eastAsia="zh-CN"/>
        </w:rPr>
        <w:t>啥是PR关系图，直接写结论不可以吗</w:t>
      </w:r>
    </w:p>
  </w:comment>
  <w:comment w:id="10" w:author="希声" w:date="2020-07-06T15:07:09Z" w:initials="">
    <w:p w14:paraId="48980A84">
      <w:pPr>
        <w:pStyle w:val="2"/>
        <w:rPr>
          <w:rFonts w:hint="default" w:eastAsia="宋体"/>
          <w:lang w:val="en-US" w:eastAsia="zh-CN"/>
        </w:rPr>
      </w:pPr>
      <w:r>
        <w:rPr>
          <w:rFonts w:hint="eastAsia"/>
          <w:lang w:val="en-US" w:eastAsia="zh-CN"/>
        </w:rPr>
        <w:t>这几个原则是目标函数还是约束条件说清楚！</w:t>
      </w:r>
    </w:p>
  </w:comment>
  <w:comment w:id="11" w:author="希声" w:date="2020-07-06T15:07:37Z" w:initials="">
    <w:p w14:paraId="57DA0F64">
      <w:pPr>
        <w:pStyle w:val="2"/>
        <w:rPr>
          <w:rFonts w:hint="default" w:eastAsia="宋体"/>
          <w:lang w:val="en-US" w:eastAsia="zh-CN"/>
        </w:rPr>
      </w:pPr>
      <w:r>
        <w:rPr>
          <w:rFonts w:hint="eastAsia"/>
          <w:lang w:val="en-US" w:eastAsia="zh-CN"/>
        </w:rPr>
        <w:t>同上</w:t>
      </w:r>
    </w:p>
  </w:comment>
  <w:comment w:id="12" w:author="希声" w:date="2020-07-06T15:07:56Z" w:initials="">
    <w:p w14:paraId="79EB0818">
      <w:pPr>
        <w:pStyle w:val="2"/>
        <w:rPr>
          <w:rFonts w:hint="default" w:eastAsia="宋体"/>
          <w:lang w:val="en-US" w:eastAsia="zh-CN"/>
        </w:rPr>
      </w:pPr>
      <w:r>
        <w:rPr>
          <w:rFonts w:hint="eastAsia"/>
          <w:lang w:val="en-US" w:eastAsia="zh-CN"/>
        </w:rPr>
        <w:t>mg表示什么？</w:t>
      </w:r>
    </w:p>
  </w:comment>
  <w:comment w:id="13" w:author="希声" w:date="2020-07-06T15:08:09Z" w:initials="">
    <w:p w14:paraId="7D997E7D">
      <w:pPr>
        <w:pStyle w:val="2"/>
        <w:rPr>
          <w:rFonts w:hint="default" w:eastAsia="宋体"/>
          <w:lang w:val="en-US" w:eastAsia="zh-CN"/>
        </w:rPr>
      </w:pPr>
      <w:r>
        <w:rPr>
          <w:rFonts w:hint="eastAsia"/>
          <w:lang w:val="en-US" w:eastAsia="zh-CN"/>
        </w:rPr>
        <w:t>这四个网络又是什么意思？</w:t>
      </w:r>
    </w:p>
  </w:comment>
  <w:comment w:id="14" w:author="希声" w:date="2020-07-06T15:13:58Z" w:initials="">
    <w:p w14:paraId="7F0E48FF">
      <w:pPr>
        <w:pStyle w:val="2"/>
        <w:rPr>
          <w:rFonts w:hint="default" w:eastAsia="宋体"/>
          <w:lang w:val="en-US" w:eastAsia="zh-CN"/>
        </w:rPr>
      </w:pPr>
      <w:r>
        <w:rPr>
          <w:rFonts w:hint="eastAsia"/>
          <w:lang w:val="en-US" w:eastAsia="zh-CN"/>
        </w:rPr>
        <w:t>这是什么乱七八糟的方法，在凑模型吗？哪有人这样对比算法的效果，有指标就说一下指标得分就可以了啊，例如：A、B的时间复杂度分别是O（n）和O(n2)，相比来说A的时间复杂度低，但鲁棒性较差。另外这两个算法对比也没意义啊，都是现成的算法，也没有看到你的改进点啊，把凑模型的功夫下在算法改进上，效果会更好！</w:t>
      </w:r>
    </w:p>
  </w:comment>
  <w:comment w:id="15" w:author="希声" w:date="2020-07-06T14:51:26Z" w:initials="">
    <w:p w14:paraId="29CD7CCA">
      <w:pPr>
        <w:pStyle w:val="2"/>
        <w:rPr>
          <w:rFonts w:hint="default" w:eastAsia="宋体"/>
          <w:lang w:val="en-US" w:eastAsia="zh-CN"/>
        </w:rPr>
      </w:pPr>
      <w:r>
        <w:rPr>
          <w:rFonts w:hint="eastAsia"/>
          <w:lang w:val="en-US" w:eastAsia="zh-CN"/>
        </w:rPr>
        <w:t>摘要后空一行，接关键词</w:t>
      </w:r>
    </w:p>
  </w:comment>
  <w:comment w:id="16" w:author="vivi" w:date="2020-06-27T23:00:39Z" w:initials="">
    <w:p w14:paraId="43865E52">
      <w:pPr>
        <w:pStyle w:val="2"/>
        <w:rPr>
          <w:rFonts w:hint="eastAsia"/>
          <w:lang w:val="en-US" w:eastAsia="zh-CN"/>
        </w:rPr>
      </w:pPr>
      <w:r>
        <w:rPr>
          <w:rFonts w:hint="eastAsia"/>
          <w:lang w:val="en-US" w:eastAsia="zh-CN"/>
        </w:rPr>
        <w:t>文中英文、数字可以调整Times New Roman。</w:t>
      </w:r>
    </w:p>
    <w:p w14:paraId="0EB72B50">
      <w:pPr>
        <w:pStyle w:val="2"/>
        <w:rPr>
          <w:rFonts w:hint="default"/>
          <w:lang w:val="en-US" w:eastAsia="zh-CN"/>
        </w:rPr>
      </w:pPr>
      <w:r>
        <w:rPr>
          <w:rFonts w:hint="eastAsia"/>
          <w:lang w:val="en-US" w:eastAsia="zh-CN"/>
        </w:rPr>
        <w:t>调整方式为全部论文格式调整好后，全选文章，设置字体Times New Roman</w:t>
      </w:r>
    </w:p>
  </w:comment>
  <w:comment w:id="17" w:author="希声" w:date="2020-07-06T15:22:17Z" w:initials="">
    <w:p w14:paraId="4B383160">
      <w:pPr>
        <w:pStyle w:val="2"/>
        <w:rPr>
          <w:rFonts w:hint="default" w:eastAsia="宋体"/>
          <w:lang w:val="en-US" w:eastAsia="zh-CN"/>
        </w:rPr>
      </w:pPr>
      <w:r>
        <w:rPr>
          <w:rFonts w:hint="eastAsia"/>
          <w:lang w:val="en-US" w:eastAsia="zh-CN"/>
        </w:rPr>
        <w:t>这个图中的文字太繁琐，整个图看起来很乱</w:t>
      </w:r>
    </w:p>
  </w:comment>
  <w:comment w:id="18" w:author="希声" w:date="2020-07-06T15:23:51Z" w:initials="">
    <w:p w14:paraId="0C167EEA">
      <w:pPr>
        <w:pStyle w:val="2"/>
        <w:rPr>
          <w:rFonts w:hint="default" w:eastAsia="宋体"/>
          <w:lang w:val="en-US" w:eastAsia="zh-CN"/>
        </w:rPr>
      </w:pPr>
      <w:r>
        <w:rPr>
          <w:rFonts w:hint="eastAsia"/>
          <w:lang w:val="en-US" w:eastAsia="zh-CN"/>
        </w:rPr>
        <w:t xml:space="preserve">啰啰嗦嗦，直接说用蒙特卡洛算法求解不就完了吗，搞这么多也没说明白pr的实际意义是啥  </w:t>
      </w:r>
    </w:p>
  </w:comment>
  <w:comment w:id="19" w:author="希声" w:date="2020-07-06T15:23:07Z" w:initials="">
    <w:p w14:paraId="157327FD">
      <w:pPr>
        <w:pStyle w:val="2"/>
        <w:rPr>
          <w:rFonts w:hint="eastAsia" w:eastAsia="宋体"/>
          <w:lang w:val="en-US" w:eastAsia="zh-CN"/>
        </w:rPr>
      </w:pPr>
      <w:r>
        <w:rPr>
          <w:rFonts w:hint="eastAsia"/>
          <w:lang w:val="en-US" w:eastAsia="zh-CN"/>
        </w:rPr>
        <w:t>同上</w:t>
      </w:r>
    </w:p>
  </w:comment>
  <w:comment w:id="20" w:author="vivi" w:date="2020-06-27T23:15:29Z" w:initials="">
    <w:p w14:paraId="4A48273D">
      <w:pPr>
        <w:pStyle w:val="2"/>
        <w:rPr>
          <w:rFonts w:hint="default" w:eastAsia="宋体"/>
          <w:lang w:val="en-US" w:eastAsia="zh-CN"/>
        </w:rPr>
      </w:pPr>
      <w:r>
        <w:rPr>
          <w:rFonts w:hint="eastAsia"/>
          <w:lang w:val="en-US" w:eastAsia="zh-CN"/>
        </w:rPr>
        <w:t>图中的文字大小不要超过正文，可适当缩小图片</w:t>
      </w:r>
    </w:p>
  </w:comment>
  <w:comment w:id="21" w:author="希声" w:date="2020-07-06T15:26:18Z" w:initials="">
    <w:p w14:paraId="3131631D">
      <w:pPr>
        <w:pStyle w:val="2"/>
        <w:rPr>
          <w:rFonts w:hint="default" w:eastAsia="宋体"/>
          <w:lang w:val="en-US" w:eastAsia="zh-CN"/>
        </w:rPr>
      </w:pPr>
      <w:r>
        <w:rPr>
          <w:rFonts w:hint="eastAsia"/>
          <w:lang w:val="en-US" w:eastAsia="zh-CN"/>
        </w:rPr>
        <w:t>选择了另外一个算法，不能认为是算法改进，这一问的完成度不够</w:t>
      </w:r>
    </w:p>
  </w:comment>
  <w:comment w:id="22" w:author="希声" w:date="2020-07-06T15:26:53Z" w:initials="">
    <w:p w14:paraId="10B361EF">
      <w:pPr>
        <w:pStyle w:val="2"/>
        <w:rPr>
          <w:rFonts w:hint="default"/>
          <w:lang w:val="en-US" w:eastAsia="zh-CN"/>
        </w:rPr>
      </w:pPr>
      <w:r>
        <w:rPr>
          <w:rFonts w:hint="eastAsia"/>
          <w:lang w:val="en-US" w:eastAsia="zh-CN"/>
        </w:rPr>
        <w:t>这里就开始胡扯了，对比算法，列一个表格出来，给出每个算法的各项指标，然后总结分析算法的优缺点就可以了</w:t>
      </w:r>
    </w:p>
  </w:comment>
  <w:comment w:id="23" w:author="希声" w:date="2020-07-06T15:29:26Z" w:initials="">
    <w:p w14:paraId="669A4BA1">
      <w:pPr>
        <w:pStyle w:val="2"/>
        <w:rPr>
          <w:rFonts w:hint="default" w:eastAsia="宋体"/>
          <w:lang w:val="en-US" w:eastAsia="zh-CN"/>
        </w:rPr>
      </w:pPr>
      <w:r>
        <w:rPr>
          <w:rFonts w:hint="eastAsia"/>
          <w:lang w:val="en-US" w:eastAsia="zh-CN"/>
        </w:rPr>
        <w:t>这里可以简述一下本章的主要内容</w:t>
      </w:r>
    </w:p>
  </w:comment>
  <w:comment w:id="24" w:author="希声" w:date="2020-07-06T15:28:56Z" w:initials="">
    <w:p w14:paraId="5B630E14">
      <w:pPr>
        <w:pStyle w:val="2"/>
        <w:rPr>
          <w:rFonts w:hint="default" w:eastAsia="宋体"/>
          <w:lang w:val="en-US" w:eastAsia="zh-CN"/>
        </w:rPr>
      </w:pPr>
      <w:r>
        <w:rPr>
          <w:rFonts w:hint="eastAsia"/>
          <w:lang w:val="en-US" w:eastAsia="zh-CN"/>
        </w:rPr>
        <w:t>这里可以简述一下本节的主要内容</w:t>
      </w:r>
    </w:p>
  </w:comment>
  <w:comment w:id="25" w:author="希声" w:date="2020-07-06T15:30:49Z" w:initials="">
    <w:p w14:paraId="19CA6170">
      <w:pPr>
        <w:pStyle w:val="2"/>
        <w:rPr>
          <w:rFonts w:hint="default" w:eastAsia="宋体"/>
          <w:lang w:val="en-US" w:eastAsia="zh-CN"/>
        </w:rPr>
      </w:pPr>
      <w:r>
        <w:rPr>
          <w:rFonts w:hint="eastAsia"/>
          <w:lang w:val="en-US" w:eastAsia="zh-CN"/>
        </w:rPr>
        <w:t>这一段表述方式不对，先把图给出来，在解释每个字母符号的意义，与图中相对应，才更容易让读者理解</w:t>
      </w:r>
    </w:p>
  </w:comment>
  <w:comment w:id="26" w:author="希声" w:date="2020-07-06T15:32:04Z" w:initials="">
    <w:p w14:paraId="73F413E9">
      <w:pPr>
        <w:pStyle w:val="2"/>
        <w:rPr>
          <w:rFonts w:hint="default" w:eastAsia="宋体"/>
          <w:lang w:val="en-US" w:eastAsia="zh-CN"/>
        </w:rPr>
      </w:pPr>
      <w:r>
        <w:rPr>
          <w:rFonts w:hint="eastAsia"/>
          <w:lang w:val="en-US" w:eastAsia="zh-CN"/>
        </w:rPr>
        <w:t>先给出分析，再给出模型，先介绍建模思路，再引出数学模型。比如对推动力F和加速度a的实验数据进行曲线估计，可以认为F和a之间满足线性关系(建模思路)，因此构建数学模型：F=Ka，进一步通过最小二乘法对参数K进行估计(模型求解)，可得K=m，m表示质量，由此可得推动力F和加速度a的关系为F=ma。</w:t>
      </w:r>
    </w:p>
  </w:comment>
  <w:comment w:id="27" w:author="希声" w:date="2020-07-06T15:36:34Z" w:initials="">
    <w:p w14:paraId="4AD400CA">
      <w:pPr>
        <w:pStyle w:val="2"/>
        <w:rPr>
          <w:rFonts w:hint="default" w:eastAsia="宋体"/>
          <w:lang w:val="en-US" w:eastAsia="zh-CN"/>
        </w:rPr>
      </w:pPr>
      <w:r>
        <w:rPr>
          <w:rFonts w:hint="eastAsia"/>
          <w:lang w:val="en-US" w:eastAsia="zh-CN"/>
        </w:rPr>
        <w:t>这是个标题？</w:t>
      </w:r>
    </w:p>
  </w:comment>
  <w:comment w:id="28" w:author="希声" w:date="2020-07-06T15:36:56Z" w:initials="">
    <w:p w14:paraId="11B374C5">
      <w:pPr>
        <w:pStyle w:val="2"/>
        <w:rPr>
          <w:rFonts w:hint="default" w:eastAsia="宋体"/>
          <w:lang w:val="en-US" w:eastAsia="zh-CN"/>
        </w:rPr>
      </w:pPr>
      <w:r>
        <w:rPr>
          <w:rFonts w:hint="eastAsia"/>
          <w:lang w:val="en-US" w:eastAsia="zh-CN"/>
        </w:rPr>
        <w:t>这到底是个模型还是个算法流程？？</w:t>
      </w:r>
    </w:p>
  </w:comment>
  <w:comment w:id="29" w:author="希声" w:date="2020-07-06T15:37:12Z" w:initials="">
    <w:p w14:paraId="570711D9">
      <w:pPr>
        <w:pStyle w:val="2"/>
        <w:rPr>
          <w:rFonts w:hint="default" w:eastAsia="宋体"/>
          <w:lang w:val="en-US" w:eastAsia="zh-CN"/>
        </w:rPr>
      </w:pPr>
      <w:r>
        <w:rPr>
          <w:rFonts w:hint="eastAsia"/>
          <w:lang w:val="en-US" w:eastAsia="zh-CN"/>
        </w:rPr>
        <w:t>这张图啥意思？要表达什么？你打算放张图在这里，让评委老师自行领会你的意图吗？</w:t>
      </w:r>
    </w:p>
  </w:comment>
  <w:comment w:id="30" w:author="vivi" w:date="2020-06-27T23:05:14Z" w:initials="">
    <w:p w14:paraId="4500174C">
      <w:pPr>
        <w:pStyle w:val="2"/>
        <w:rPr>
          <w:rFonts w:hint="default" w:eastAsia="宋体"/>
          <w:lang w:val="en-US" w:eastAsia="zh-CN"/>
        </w:rPr>
      </w:pPr>
      <w:r>
        <w:rPr>
          <w:rFonts w:hint="eastAsia"/>
          <w:lang w:val="en-US" w:eastAsia="zh-CN"/>
        </w:rPr>
        <w:t>文中表格最好用三线表</w:t>
      </w:r>
    </w:p>
  </w:comment>
  <w:comment w:id="31" w:author="希声" w:date="2020-07-06T15:38:11Z" w:initials="">
    <w:p w14:paraId="5F705689">
      <w:pPr>
        <w:pStyle w:val="2"/>
        <w:rPr>
          <w:rFonts w:hint="default" w:eastAsia="宋体"/>
          <w:lang w:val="en-US" w:eastAsia="zh-CN"/>
        </w:rPr>
      </w:pPr>
      <w:r>
        <w:rPr>
          <w:rFonts w:hint="eastAsia"/>
          <w:lang w:val="en-US" w:eastAsia="zh-CN"/>
        </w:rPr>
        <w:t>图呢？？</w:t>
      </w:r>
    </w:p>
  </w:comment>
  <w:comment w:id="32" w:author="希声" w:date="2020-07-06T15:39:00Z" w:initials="">
    <w:p w14:paraId="31F723E6">
      <w:pPr>
        <w:pStyle w:val="2"/>
        <w:rPr>
          <w:rFonts w:hint="default" w:eastAsia="宋体"/>
          <w:lang w:val="en-US" w:eastAsia="zh-CN"/>
        </w:rPr>
      </w:pPr>
      <w:r>
        <w:rPr>
          <w:rFonts w:hint="eastAsia"/>
          <w:lang w:val="en-US" w:eastAsia="zh-CN"/>
        </w:rPr>
        <w:t>面向多节点随机攻击基于蒙特卡洛算法的级联失效模型</w:t>
      </w:r>
    </w:p>
  </w:comment>
  <w:comment w:id="33" w:author="希声" w:date="2020-07-06T15:40:17Z" w:initials="">
    <w:p w14:paraId="789F4A9A">
      <w:pPr>
        <w:pStyle w:val="2"/>
        <w:rPr>
          <w:rFonts w:hint="default" w:eastAsia="宋体"/>
          <w:lang w:val="en-US" w:eastAsia="zh-CN"/>
        </w:rPr>
      </w:pPr>
      <w:r>
        <w:rPr>
          <w:rFonts w:hint="eastAsia"/>
          <w:lang w:val="en-US" w:eastAsia="zh-CN"/>
        </w:rPr>
        <w:t>随机数定义？？？这个东西你能给定义了？？</w:t>
      </w:r>
    </w:p>
  </w:comment>
  <w:comment w:id="34" w:author="希声" w:date="2020-07-06T15:40:52Z" w:initials="">
    <w:p w14:paraId="5E4F0570">
      <w:pPr>
        <w:pStyle w:val="2"/>
        <w:rPr>
          <w:rFonts w:hint="default" w:eastAsia="宋体"/>
          <w:lang w:val="en-US" w:eastAsia="zh-CN"/>
        </w:rPr>
      </w:pPr>
      <w:r>
        <w:rPr>
          <w:rFonts w:hint="eastAsia"/>
          <w:lang w:val="en-US" w:eastAsia="zh-CN"/>
        </w:rPr>
        <w:t>如果不能放到第三章符号说明里，那就用到的时候再解释</w:t>
      </w:r>
    </w:p>
  </w:comment>
  <w:comment w:id="35" w:author="希声" w:date="2020-07-06T15:41:35Z" w:initials="">
    <w:p w14:paraId="07AE49F4">
      <w:pPr>
        <w:pStyle w:val="2"/>
        <w:rPr>
          <w:rFonts w:hint="default" w:eastAsia="宋体"/>
          <w:lang w:val="en-US" w:eastAsia="zh-CN"/>
        </w:rPr>
      </w:pPr>
      <w:r>
        <w:rPr>
          <w:rFonts w:hint="eastAsia"/>
          <w:lang w:val="en-US" w:eastAsia="zh-CN"/>
        </w:rPr>
        <w:t>解释的不够充分，说明为什么选择这个概率模型</w:t>
      </w:r>
    </w:p>
  </w:comment>
  <w:comment w:id="36" w:author="希声" w:date="2020-07-06T15:41:57Z" w:initials="">
    <w:p w14:paraId="16816231">
      <w:pPr>
        <w:pStyle w:val="2"/>
        <w:rPr>
          <w:rFonts w:hint="default"/>
          <w:lang w:val="en-US" w:eastAsia="zh-CN"/>
        </w:rPr>
      </w:pPr>
      <w:r>
        <w:rPr>
          <w:rFonts w:hint="eastAsia"/>
          <w:lang w:val="en-US" w:eastAsia="zh-CN"/>
        </w:rPr>
        <w:t>啥特殊情况啊？？</w:t>
      </w:r>
    </w:p>
  </w:comment>
  <w:comment w:id="37" w:author="希声" w:date="2020-07-06T15:42:20Z" w:initials="">
    <w:p w14:paraId="7080713A">
      <w:pPr>
        <w:pStyle w:val="2"/>
        <w:rPr>
          <w:rFonts w:hint="default" w:eastAsia="宋体"/>
          <w:lang w:val="en-US" w:eastAsia="zh-CN"/>
        </w:rPr>
      </w:pPr>
      <w:r>
        <w:rPr>
          <w:rFonts w:hint="eastAsia"/>
          <w:lang w:val="en-US" w:eastAsia="zh-CN"/>
        </w:rPr>
        <w:t>整个算法流程的表述非常不到位，模型介绍和算法流程混在一起，做好取舍，能写成数学模型的就写成数学模型，如果不能，就按算法流程去写，如果某一个算法步骤里，可以总结位数学模型的，就放个公式在这里，一目了然</w:t>
      </w:r>
    </w:p>
  </w:comment>
  <w:comment w:id="38" w:author="希声" w:date="2020-07-06T15:44:30Z" w:initials="">
    <w:p w14:paraId="2E2D210F">
      <w:pPr>
        <w:pStyle w:val="2"/>
        <w:rPr>
          <w:rFonts w:hint="default"/>
          <w:lang w:val="en-US" w:eastAsia="zh-CN"/>
        </w:rPr>
      </w:pPr>
      <w:r>
        <w:rPr>
          <w:rFonts w:hint="eastAsia"/>
          <w:lang w:val="en-US" w:eastAsia="zh-CN"/>
        </w:rPr>
        <w:t>Matlab是个工具，利用XXX算法/XXX模型确定被攻击点数比例，利用刀和炒锅吃午饭？？</w:t>
      </w:r>
    </w:p>
  </w:comment>
  <w:comment w:id="39" w:author="希声" w:date="2020-07-06T15:47:15Z" w:initials="">
    <w:p w14:paraId="79476CA1">
      <w:pPr>
        <w:pStyle w:val="2"/>
        <w:rPr>
          <w:rFonts w:hint="default" w:eastAsia="宋体"/>
          <w:lang w:val="en-US" w:eastAsia="zh-CN"/>
        </w:rPr>
      </w:pPr>
      <w:r>
        <w:rPr>
          <w:rFonts w:hint="eastAsia"/>
          <w:lang w:val="en-US" w:eastAsia="zh-CN"/>
        </w:rPr>
        <w:t>标题应该说明图的主要意思啊</w:t>
      </w:r>
    </w:p>
  </w:comment>
  <w:comment w:id="40" w:author="希声" w:date="2020-07-06T15:47:44Z" w:initials="">
    <w:p w14:paraId="1FBA4F02">
      <w:pPr>
        <w:pStyle w:val="2"/>
        <w:rPr>
          <w:rFonts w:hint="default" w:eastAsia="宋体"/>
          <w:lang w:val="en-US" w:eastAsia="zh-CN"/>
        </w:rPr>
      </w:pPr>
      <w:r>
        <w:rPr>
          <w:rFonts w:hint="eastAsia"/>
          <w:lang w:val="en-US" w:eastAsia="zh-CN"/>
        </w:rPr>
        <w:t>PR是啥，先解释这两个字母，才能进行后续的分析啊</w:t>
      </w:r>
    </w:p>
  </w:comment>
  <w:comment w:id="41" w:author="希声" w:date="2020-07-06T15:48:19Z" w:initials="">
    <w:p w14:paraId="07492903">
      <w:pPr>
        <w:pStyle w:val="2"/>
        <w:rPr>
          <w:rFonts w:hint="default" w:eastAsia="宋体"/>
          <w:lang w:val="en-US" w:eastAsia="zh-CN"/>
        </w:rPr>
      </w:pPr>
      <w:r>
        <w:rPr>
          <w:rFonts w:hint="eastAsia"/>
          <w:lang w:val="en-US" w:eastAsia="zh-CN"/>
        </w:rPr>
        <w:t>最好用数学语言总结一下</w:t>
      </w:r>
    </w:p>
  </w:comment>
  <w:comment w:id="42" w:author="希声" w:date="2020-07-06T15:48:40Z" w:initials="">
    <w:p w14:paraId="4F3E78CA">
      <w:pPr>
        <w:pStyle w:val="2"/>
        <w:rPr>
          <w:rFonts w:hint="eastAsia" w:eastAsia="宋体"/>
          <w:lang w:val="en-US" w:eastAsia="zh-CN"/>
        </w:rPr>
      </w:pPr>
      <w:r>
        <w:rPr>
          <w:rFonts w:hint="eastAsia"/>
          <w:lang w:val="en-US" w:eastAsia="zh-CN"/>
        </w:rPr>
        <w:t>同上</w:t>
      </w:r>
    </w:p>
  </w:comment>
  <w:comment w:id="43" w:author="希声" w:date="2020-07-06T15:49:09Z" w:initials="">
    <w:p w14:paraId="18E31B2F">
      <w:pPr>
        <w:pStyle w:val="2"/>
        <w:rPr>
          <w:rFonts w:hint="default" w:eastAsia="宋体"/>
          <w:lang w:val="en-US" w:eastAsia="zh-CN"/>
        </w:rPr>
      </w:pPr>
      <w:r>
        <w:rPr>
          <w:rFonts w:hint="eastAsia"/>
          <w:lang w:val="en-US" w:eastAsia="zh-CN"/>
        </w:rPr>
        <w:t>应该解释的更详细一下，这是第三问的唯一结果啊</w:t>
      </w:r>
    </w:p>
  </w:comment>
  <w:comment w:id="44" w:author="希声" w:date="2020-07-06T15:49:55Z" w:initials="">
    <w:p w14:paraId="749D4CDD">
      <w:pPr>
        <w:pStyle w:val="2"/>
        <w:rPr>
          <w:rFonts w:hint="default" w:eastAsia="宋体"/>
          <w:lang w:val="en-US" w:eastAsia="zh-CN"/>
        </w:rPr>
      </w:pPr>
      <w:r>
        <w:rPr>
          <w:rFonts w:hint="eastAsia"/>
          <w:lang w:val="en-US" w:eastAsia="zh-CN"/>
        </w:rPr>
        <w:t>这是复制粘贴过来凑数的吗，标点符号都没有啊，介绍算法也要结合自己的模型和问题去介绍啊</w:t>
      </w:r>
    </w:p>
  </w:comment>
  <w:comment w:id="45" w:author="vivi" w:date="2020-06-27T23:08:10Z" w:initials="">
    <w:p w14:paraId="20CE1184">
      <w:pPr>
        <w:pStyle w:val="2"/>
        <w:rPr>
          <w:rFonts w:hint="default" w:eastAsia="宋体"/>
          <w:lang w:val="en-US" w:eastAsia="zh-CN"/>
        </w:rPr>
      </w:pPr>
      <w:r>
        <w:rPr>
          <w:rFonts w:hint="eastAsia"/>
          <w:lang w:val="en-US" w:eastAsia="zh-CN"/>
        </w:rPr>
        <w:t>标题中去掉最后的冒号</w:t>
      </w:r>
    </w:p>
  </w:comment>
  <w:comment w:id="46" w:author="希声" w:date="2020-07-06T15:51:08Z" w:initials="">
    <w:p w14:paraId="70F419A4">
      <w:pPr>
        <w:pStyle w:val="2"/>
        <w:rPr>
          <w:rFonts w:hint="default" w:eastAsia="宋体"/>
          <w:lang w:val="en-US" w:eastAsia="zh-CN"/>
        </w:rPr>
      </w:pPr>
      <w:r>
        <w:rPr>
          <w:rFonts w:hint="eastAsia"/>
          <w:lang w:val="en-US" w:eastAsia="zh-CN"/>
        </w:rPr>
        <w:t>这一小节就不说了，明显是在拼凑论文，毫无意义</w:t>
      </w:r>
    </w:p>
  </w:comment>
  <w:comment w:id="47" w:author="vivi" w:date="2020-06-27T23:10:38Z" w:initials="">
    <w:p w14:paraId="26A143BE">
      <w:pPr>
        <w:pStyle w:val="2"/>
        <w:rPr>
          <w:rFonts w:hint="default" w:eastAsia="宋体"/>
          <w:lang w:val="en-US" w:eastAsia="zh-CN"/>
        </w:rPr>
      </w:pPr>
      <w:r>
        <w:rPr>
          <w:rFonts w:hint="eastAsia"/>
          <w:lang w:val="en-US" w:eastAsia="zh-CN"/>
        </w:rPr>
        <w:t>调整文本对齐方式，使文字和公式居中对齐（已调整）</w:t>
      </w:r>
    </w:p>
  </w:comment>
  <w:comment w:id="48" w:author="vivi" w:date="2020-06-27T23:08:46Z" w:initials="">
    <w:p w14:paraId="13387BE6">
      <w:pPr>
        <w:pStyle w:val="2"/>
        <w:rPr>
          <w:rFonts w:hint="default" w:eastAsia="宋体"/>
          <w:lang w:val="en-US" w:eastAsia="zh-CN"/>
        </w:rPr>
      </w:pPr>
      <w:r>
        <w:rPr>
          <w:rFonts w:hint="eastAsia"/>
          <w:lang w:val="en-US" w:eastAsia="zh-CN"/>
        </w:rPr>
        <w:t>表格不要超出页面限制，实在放不开可以适当调小字号</w:t>
      </w:r>
    </w:p>
  </w:comment>
  <w:comment w:id="49" w:author="希声" w:date="2020-07-06T15:51:44Z" w:initials="">
    <w:p w14:paraId="5097150F">
      <w:pPr>
        <w:pStyle w:val="2"/>
        <w:rPr>
          <w:rFonts w:hint="default" w:eastAsia="宋体"/>
          <w:lang w:val="en-US" w:eastAsia="zh-CN"/>
        </w:rPr>
      </w:pPr>
      <w:r>
        <w:rPr>
          <w:rFonts w:hint="eastAsia"/>
          <w:lang w:val="en-US" w:eastAsia="zh-CN"/>
        </w:rPr>
        <w:t>这就模型优点？图表是模型？</w:t>
      </w:r>
    </w:p>
  </w:comment>
  <w:comment w:id="50" w:author="vivi" w:date="2020-06-27T23:09:43Z" w:initials="">
    <w:p w14:paraId="101A5185">
      <w:pPr>
        <w:pStyle w:val="2"/>
        <w:rPr>
          <w:rFonts w:hint="default" w:eastAsia="宋体"/>
          <w:lang w:val="en-US" w:eastAsia="zh-CN"/>
        </w:rPr>
      </w:pPr>
      <w:r>
        <w:rPr>
          <w:rFonts w:hint="eastAsia"/>
          <w:lang w:val="en-US" w:eastAsia="zh-CN"/>
        </w:rPr>
        <w:t>参考文献有点少，建议20篇以上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5DB2F71" w15:done="0"/>
  <w15:commentEx w15:paraId="6432493B" w15:done="0"/>
  <w15:commentEx w15:paraId="18D97938" w15:done="0"/>
  <w15:commentEx w15:paraId="2DA82C8B" w15:done="0"/>
  <w15:commentEx w15:paraId="59DA79E6" w15:done="0"/>
  <w15:commentEx w15:paraId="323B11A6" w15:done="0"/>
  <w15:commentEx w15:paraId="53ED4BBC" w15:done="0"/>
  <w15:commentEx w15:paraId="561529F0" w15:done="0"/>
  <w15:commentEx w15:paraId="4231194A" w15:done="0"/>
  <w15:commentEx w15:paraId="0FEA539C" w15:done="0"/>
  <w15:commentEx w15:paraId="48980A84" w15:done="0"/>
  <w15:commentEx w15:paraId="57DA0F64" w15:done="0"/>
  <w15:commentEx w15:paraId="79EB0818" w15:done="0"/>
  <w15:commentEx w15:paraId="7D997E7D" w15:done="0"/>
  <w15:commentEx w15:paraId="7F0E48FF" w15:done="0"/>
  <w15:commentEx w15:paraId="29CD7CCA" w15:done="0"/>
  <w15:commentEx w15:paraId="0EB72B50" w15:done="0"/>
  <w15:commentEx w15:paraId="4B383160" w15:done="0"/>
  <w15:commentEx w15:paraId="0C167EEA" w15:done="0"/>
  <w15:commentEx w15:paraId="157327FD" w15:done="0"/>
  <w15:commentEx w15:paraId="4A48273D" w15:done="0"/>
  <w15:commentEx w15:paraId="3131631D" w15:done="0"/>
  <w15:commentEx w15:paraId="10B361EF" w15:done="0"/>
  <w15:commentEx w15:paraId="669A4BA1" w15:done="0"/>
  <w15:commentEx w15:paraId="5B630E14" w15:done="0"/>
  <w15:commentEx w15:paraId="19CA6170" w15:done="0"/>
  <w15:commentEx w15:paraId="73F413E9" w15:done="0"/>
  <w15:commentEx w15:paraId="4AD400CA" w15:done="0"/>
  <w15:commentEx w15:paraId="11B374C5" w15:done="0"/>
  <w15:commentEx w15:paraId="570711D9" w15:done="0"/>
  <w15:commentEx w15:paraId="4500174C" w15:done="0"/>
  <w15:commentEx w15:paraId="5F705689" w15:done="0"/>
  <w15:commentEx w15:paraId="31F723E6" w15:done="0"/>
  <w15:commentEx w15:paraId="789F4A9A" w15:done="0"/>
  <w15:commentEx w15:paraId="5E4F0570" w15:done="0"/>
  <w15:commentEx w15:paraId="07AE49F4" w15:done="0"/>
  <w15:commentEx w15:paraId="16816231" w15:done="0"/>
  <w15:commentEx w15:paraId="7080713A" w15:done="0"/>
  <w15:commentEx w15:paraId="2E2D210F" w15:done="0"/>
  <w15:commentEx w15:paraId="79476CA1" w15:done="0"/>
  <w15:commentEx w15:paraId="1FBA4F02" w15:done="0"/>
  <w15:commentEx w15:paraId="07492903" w15:done="0"/>
  <w15:commentEx w15:paraId="4F3E78CA" w15:done="0"/>
  <w15:commentEx w15:paraId="18E31B2F" w15:done="0"/>
  <w15:commentEx w15:paraId="749D4CDD" w15:done="0"/>
  <w15:commentEx w15:paraId="20CE1184" w15:done="0"/>
  <w15:commentEx w15:paraId="70F419A4" w15:done="0"/>
  <w15:commentEx w15:paraId="26A143BE" w15:done="0"/>
  <w15:commentEx w15:paraId="13387BE6" w15:done="0"/>
  <w15:commentEx w15:paraId="5097150F" w15:done="0"/>
  <w15:commentEx w15:paraId="101A518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Palatino Linotype">
    <w:panose1 w:val="02040502050505030304"/>
    <w:charset w:val="00"/>
    <w:family w:val="roman"/>
    <w:pitch w:val="default"/>
    <w:sig w:usb0="E0000287" w:usb1="40000013" w:usb2="00000000" w:usb3="00000000" w:csb0="2000019F" w:csb1="00000000"/>
  </w:font>
  <w:font w:name="Cambria Math">
    <w:panose1 w:val="02040503050406030204"/>
    <w:charset w:val="00"/>
    <w:family w:val="roman"/>
    <w:pitch w:val="default"/>
    <w:sig w:usb0="E00006FF" w:usb1="420024FF" w:usb2="02000000" w:usb3="00000000" w:csb0="2000019F" w:csb1="00000000"/>
  </w:font>
  <w:font w:name="Book Antiqua">
    <w:panose1 w:val="02040602050305030304"/>
    <w:charset w:val="00"/>
    <w:family w:val="roman"/>
    <w:pitch w:val="default"/>
    <w:sig w:usb0="00000287" w:usb1="00000000" w:usb2="00000000" w:usb3="00000000" w:csb0="2000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975325"/>
    <w:multiLevelType w:val="singleLevel"/>
    <w:tmpl w:val="8C975325"/>
    <w:lvl w:ilvl="0" w:tentative="0">
      <w:start w:val="1"/>
      <w:numFmt w:val="decimal"/>
      <w:suff w:val="nothing"/>
      <w:lvlText w:val="%1、"/>
      <w:lvlJc w:val="left"/>
    </w:lvl>
  </w:abstractNum>
  <w:abstractNum w:abstractNumId="1">
    <w:nsid w:val="9133FB34"/>
    <w:multiLevelType w:val="singleLevel"/>
    <w:tmpl w:val="9133FB34"/>
    <w:lvl w:ilvl="0" w:tentative="0">
      <w:start w:val="5"/>
      <w:numFmt w:val="chineseCounting"/>
      <w:suff w:val="nothing"/>
      <w:lvlText w:val="%1、"/>
      <w:lvlJc w:val="left"/>
      <w:rPr>
        <w:rFonts w:hint="eastAsia"/>
      </w:rPr>
    </w:lvl>
  </w:abstractNum>
  <w:abstractNum w:abstractNumId="2">
    <w:nsid w:val="DB9C30F9"/>
    <w:multiLevelType w:val="singleLevel"/>
    <w:tmpl w:val="DB9C30F9"/>
    <w:lvl w:ilvl="0" w:tentative="0">
      <w:start w:val="1"/>
      <w:numFmt w:val="decimal"/>
      <w:suff w:val="nothing"/>
      <w:lvlText w:val="%1、"/>
      <w:lvlJc w:val="left"/>
    </w:lvl>
  </w:abstractNum>
  <w:abstractNum w:abstractNumId="3">
    <w:nsid w:val="E0F11EA8"/>
    <w:multiLevelType w:val="singleLevel"/>
    <w:tmpl w:val="E0F11EA8"/>
    <w:lvl w:ilvl="0" w:tentative="0">
      <w:start w:val="1"/>
      <w:numFmt w:val="decimal"/>
      <w:suff w:val="nothing"/>
      <w:lvlText w:val="%1、"/>
      <w:lvlJc w:val="left"/>
    </w:lvl>
  </w:abstractNum>
  <w:abstractNum w:abstractNumId="4">
    <w:nsid w:val="09BC1D59"/>
    <w:multiLevelType w:val="multilevel"/>
    <w:tmpl w:val="09BC1D5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D2D2264"/>
    <w:multiLevelType w:val="multilevel"/>
    <w:tmpl w:val="0D2D22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3542E54"/>
    <w:multiLevelType w:val="multilevel"/>
    <w:tmpl w:val="13542E5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6CB19B4"/>
    <w:multiLevelType w:val="multilevel"/>
    <w:tmpl w:val="16CB19B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83020A6"/>
    <w:multiLevelType w:val="multilevel"/>
    <w:tmpl w:val="183020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928570B"/>
    <w:multiLevelType w:val="multilevel"/>
    <w:tmpl w:val="1928570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E7B13AE"/>
    <w:multiLevelType w:val="multilevel"/>
    <w:tmpl w:val="1E7B13A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37E87FD5"/>
    <w:multiLevelType w:val="multilevel"/>
    <w:tmpl w:val="37E87FD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3866506C"/>
    <w:multiLevelType w:val="multilevel"/>
    <w:tmpl w:val="3866506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4CEE0149"/>
    <w:multiLevelType w:val="multilevel"/>
    <w:tmpl w:val="4CEE014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56EC6AD9"/>
    <w:multiLevelType w:val="multilevel"/>
    <w:tmpl w:val="56EC6A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6C0B2FA5"/>
    <w:multiLevelType w:val="multilevel"/>
    <w:tmpl w:val="6C0B2FA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6E6A2333"/>
    <w:multiLevelType w:val="multilevel"/>
    <w:tmpl w:val="6E6A23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6F376416"/>
    <w:multiLevelType w:val="multilevel"/>
    <w:tmpl w:val="6F37641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765437D1"/>
    <w:multiLevelType w:val="multilevel"/>
    <w:tmpl w:val="765437D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7CE10FEE"/>
    <w:multiLevelType w:val="multilevel"/>
    <w:tmpl w:val="7CE10FE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
  </w:num>
  <w:num w:numId="3">
    <w:abstractNumId w:val="3"/>
  </w:num>
  <w:num w:numId="4">
    <w:abstractNumId w:val="2"/>
  </w:num>
  <w:num w:numId="5">
    <w:abstractNumId w:val="17"/>
  </w:num>
  <w:num w:numId="6">
    <w:abstractNumId w:val="6"/>
  </w:num>
  <w:num w:numId="7">
    <w:abstractNumId w:val="18"/>
  </w:num>
  <w:num w:numId="8">
    <w:abstractNumId w:val="10"/>
  </w:num>
  <w:num w:numId="9">
    <w:abstractNumId w:val="4"/>
  </w:num>
  <w:num w:numId="10">
    <w:abstractNumId w:val="14"/>
  </w:num>
  <w:num w:numId="11">
    <w:abstractNumId w:val="9"/>
  </w:num>
  <w:num w:numId="12">
    <w:abstractNumId w:val="12"/>
  </w:num>
  <w:num w:numId="13">
    <w:abstractNumId w:val="19"/>
  </w:num>
  <w:num w:numId="14">
    <w:abstractNumId w:val="15"/>
  </w:num>
  <w:num w:numId="15">
    <w:abstractNumId w:val="5"/>
  </w:num>
  <w:num w:numId="16">
    <w:abstractNumId w:val="7"/>
  </w:num>
  <w:num w:numId="17">
    <w:abstractNumId w:val="13"/>
  </w:num>
  <w:num w:numId="18">
    <w:abstractNumId w:val="8"/>
  </w:num>
  <w:num w:numId="19">
    <w:abstractNumId w:val="16"/>
  </w:num>
  <w:num w:numId="20">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vivi">
    <w15:presenceInfo w15:providerId="WPS Office" w15:userId="2626142902"/>
  </w15:person>
  <w15:person w15:author="希声">
    <w15:presenceInfo w15:providerId="WPS Office" w15:userId="751001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trackRevisions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7D7"/>
    <w:rsid w:val="00001984"/>
    <w:rsid w:val="0001030F"/>
    <w:rsid w:val="000148CF"/>
    <w:rsid w:val="000207F4"/>
    <w:rsid w:val="00027020"/>
    <w:rsid w:val="000443D7"/>
    <w:rsid w:val="00052728"/>
    <w:rsid w:val="0007114A"/>
    <w:rsid w:val="00076AAD"/>
    <w:rsid w:val="00077C24"/>
    <w:rsid w:val="000845BD"/>
    <w:rsid w:val="00086864"/>
    <w:rsid w:val="000910FC"/>
    <w:rsid w:val="00092E6A"/>
    <w:rsid w:val="00094111"/>
    <w:rsid w:val="000A1547"/>
    <w:rsid w:val="000A1D9C"/>
    <w:rsid w:val="000A4A19"/>
    <w:rsid w:val="000A6609"/>
    <w:rsid w:val="000C6185"/>
    <w:rsid w:val="000C763D"/>
    <w:rsid w:val="000D1846"/>
    <w:rsid w:val="000E112F"/>
    <w:rsid w:val="000E407F"/>
    <w:rsid w:val="000E5D9B"/>
    <w:rsid w:val="000E6532"/>
    <w:rsid w:val="001014E4"/>
    <w:rsid w:val="00111695"/>
    <w:rsid w:val="00122899"/>
    <w:rsid w:val="001316FF"/>
    <w:rsid w:val="00134602"/>
    <w:rsid w:val="00142459"/>
    <w:rsid w:val="001579AE"/>
    <w:rsid w:val="00166B82"/>
    <w:rsid w:val="00184E60"/>
    <w:rsid w:val="00187C8F"/>
    <w:rsid w:val="00190B93"/>
    <w:rsid w:val="00197745"/>
    <w:rsid w:val="001A3075"/>
    <w:rsid w:val="001A57C5"/>
    <w:rsid w:val="001B05D2"/>
    <w:rsid w:val="001B0898"/>
    <w:rsid w:val="001C5459"/>
    <w:rsid w:val="001C72A0"/>
    <w:rsid w:val="001D06DB"/>
    <w:rsid w:val="001D52A2"/>
    <w:rsid w:val="001F14EE"/>
    <w:rsid w:val="002042D8"/>
    <w:rsid w:val="00206364"/>
    <w:rsid w:val="0021327A"/>
    <w:rsid w:val="00216DEC"/>
    <w:rsid w:val="00225AAE"/>
    <w:rsid w:val="00231A47"/>
    <w:rsid w:val="00233032"/>
    <w:rsid w:val="002343B2"/>
    <w:rsid w:val="00240D80"/>
    <w:rsid w:val="0024293E"/>
    <w:rsid w:val="00254FDA"/>
    <w:rsid w:val="002554F3"/>
    <w:rsid w:val="00257CB7"/>
    <w:rsid w:val="00262EA9"/>
    <w:rsid w:val="00266047"/>
    <w:rsid w:val="00272738"/>
    <w:rsid w:val="002744D3"/>
    <w:rsid w:val="00276A1D"/>
    <w:rsid w:val="00276D6C"/>
    <w:rsid w:val="002812BE"/>
    <w:rsid w:val="002965D2"/>
    <w:rsid w:val="0029791F"/>
    <w:rsid w:val="002B25B0"/>
    <w:rsid w:val="002B4445"/>
    <w:rsid w:val="002B5634"/>
    <w:rsid w:val="002C0054"/>
    <w:rsid w:val="002C209C"/>
    <w:rsid w:val="002C2820"/>
    <w:rsid w:val="002D3208"/>
    <w:rsid w:val="002D5FE8"/>
    <w:rsid w:val="002F0056"/>
    <w:rsid w:val="002F1D7E"/>
    <w:rsid w:val="002F3099"/>
    <w:rsid w:val="002F39F8"/>
    <w:rsid w:val="002F66F2"/>
    <w:rsid w:val="002F7873"/>
    <w:rsid w:val="002F7D88"/>
    <w:rsid w:val="003035F8"/>
    <w:rsid w:val="0030422B"/>
    <w:rsid w:val="00307E08"/>
    <w:rsid w:val="003101BC"/>
    <w:rsid w:val="00312F75"/>
    <w:rsid w:val="00320A7B"/>
    <w:rsid w:val="00333BFF"/>
    <w:rsid w:val="00337099"/>
    <w:rsid w:val="0034259A"/>
    <w:rsid w:val="00342BC6"/>
    <w:rsid w:val="00352C37"/>
    <w:rsid w:val="0036762C"/>
    <w:rsid w:val="00371157"/>
    <w:rsid w:val="00381716"/>
    <w:rsid w:val="003935AB"/>
    <w:rsid w:val="003A1C43"/>
    <w:rsid w:val="003A254C"/>
    <w:rsid w:val="003A37FE"/>
    <w:rsid w:val="003B3176"/>
    <w:rsid w:val="003B41B4"/>
    <w:rsid w:val="003B6101"/>
    <w:rsid w:val="003C00BC"/>
    <w:rsid w:val="003C1A4A"/>
    <w:rsid w:val="003D08EF"/>
    <w:rsid w:val="003E47C8"/>
    <w:rsid w:val="003F58D9"/>
    <w:rsid w:val="00406EEE"/>
    <w:rsid w:val="004250F2"/>
    <w:rsid w:val="00425E53"/>
    <w:rsid w:val="00435F70"/>
    <w:rsid w:val="00440E3B"/>
    <w:rsid w:val="00445D2E"/>
    <w:rsid w:val="00454D35"/>
    <w:rsid w:val="00456C1E"/>
    <w:rsid w:val="0046422B"/>
    <w:rsid w:val="00466391"/>
    <w:rsid w:val="004710B5"/>
    <w:rsid w:val="0047373B"/>
    <w:rsid w:val="00473D79"/>
    <w:rsid w:val="004741D5"/>
    <w:rsid w:val="004749EE"/>
    <w:rsid w:val="00486154"/>
    <w:rsid w:val="004902DE"/>
    <w:rsid w:val="00491251"/>
    <w:rsid w:val="00494135"/>
    <w:rsid w:val="00495626"/>
    <w:rsid w:val="004B612C"/>
    <w:rsid w:val="004B6FCC"/>
    <w:rsid w:val="004C4717"/>
    <w:rsid w:val="004D4CD7"/>
    <w:rsid w:val="004D5765"/>
    <w:rsid w:val="004E4E98"/>
    <w:rsid w:val="004E678E"/>
    <w:rsid w:val="004F0658"/>
    <w:rsid w:val="004F398A"/>
    <w:rsid w:val="00517112"/>
    <w:rsid w:val="00517C66"/>
    <w:rsid w:val="005238C9"/>
    <w:rsid w:val="005264C0"/>
    <w:rsid w:val="0053275B"/>
    <w:rsid w:val="00532918"/>
    <w:rsid w:val="00536270"/>
    <w:rsid w:val="005427F6"/>
    <w:rsid w:val="0054651F"/>
    <w:rsid w:val="00550BB0"/>
    <w:rsid w:val="00554F1E"/>
    <w:rsid w:val="00563488"/>
    <w:rsid w:val="0056721C"/>
    <w:rsid w:val="00582840"/>
    <w:rsid w:val="00585B13"/>
    <w:rsid w:val="005902FA"/>
    <w:rsid w:val="005919FF"/>
    <w:rsid w:val="005930E2"/>
    <w:rsid w:val="005A4F7F"/>
    <w:rsid w:val="005B0CCB"/>
    <w:rsid w:val="005B18B6"/>
    <w:rsid w:val="005B6F6B"/>
    <w:rsid w:val="005C2F42"/>
    <w:rsid w:val="005D060B"/>
    <w:rsid w:val="005D0D1D"/>
    <w:rsid w:val="005E2C6B"/>
    <w:rsid w:val="005F145A"/>
    <w:rsid w:val="005F4C36"/>
    <w:rsid w:val="00602210"/>
    <w:rsid w:val="00605D33"/>
    <w:rsid w:val="00614EC4"/>
    <w:rsid w:val="0063164A"/>
    <w:rsid w:val="006349BC"/>
    <w:rsid w:val="006375FD"/>
    <w:rsid w:val="00637832"/>
    <w:rsid w:val="00644111"/>
    <w:rsid w:val="00645EFC"/>
    <w:rsid w:val="00646952"/>
    <w:rsid w:val="0065232A"/>
    <w:rsid w:val="00652A0E"/>
    <w:rsid w:val="00652C1C"/>
    <w:rsid w:val="00654B40"/>
    <w:rsid w:val="0067418F"/>
    <w:rsid w:val="006827FC"/>
    <w:rsid w:val="006835D5"/>
    <w:rsid w:val="006A5D78"/>
    <w:rsid w:val="006B791C"/>
    <w:rsid w:val="006C6BE6"/>
    <w:rsid w:val="006D288C"/>
    <w:rsid w:val="006E2017"/>
    <w:rsid w:val="006E688B"/>
    <w:rsid w:val="006F1122"/>
    <w:rsid w:val="006F14CE"/>
    <w:rsid w:val="00703917"/>
    <w:rsid w:val="00711641"/>
    <w:rsid w:val="00721EF3"/>
    <w:rsid w:val="007270DD"/>
    <w:rsid w:val="00727845"/>
    <w:rsid w:val="00735881"/>
    <w:rsid w:val="00740056"/>
    <w:rsid w:val="007406AE"/>
    <w:rsid w:val="00745C4C"/>
    <w:rsid w:val="00747F21"/>
    <w:rsid w:val="00750439"/>
    <w:rsid w:val="0075420A"/>
    <w:rsid w:val="007652CB"/>
    <w:rsid w:val="00772CB2"/>
    <w:rsid w:val="00773006"/>
    <w:rsid w:val="007759E7"/>
    <w:rsid w:val="00775C43"/>
    <w:rsid w:val="0078127B"/>
    <w:rsid w:val="00787D32"/>
    <w:rsid w:val="00796F85"/>
    <w:rsid w:val="007A12A6"/>
    <w:rsid w:val="007A7BBF"/>
    <w:rsid w:val="007C1391"/>
    <w:rsid w:val="007C3FA4"/>
    <w:rsid w:val="007C5184"/>
    <w:rsid w:val="007C5F65"/>
    <w:rsid w:val="007D58C4"/>
    <w:rsid w:val="007E3B6D"/>
    <w:rsid w:val="007F3856"/>
    <w:rsid w:val="007F3C94"/>
    <w:rsid w:val="007F60CF"/>
    <w:rsid w:val="007F6C80"/>
    <w:rsid w:val="008011DF"/>
    <w:rsid w:val="00811FD2"/>
    <w:rsid w:val="00812672"/>
    <w:rsid w:val="0081296D"/>
    <w:rsid w:val="008168DA"/>
    <w:rsid w:val="00827050"/>
    <w:rsid w:val="008506C2"/>
    <w:rsid w:val="00851184"/>
    <w:rsid w:val="0085141B"/>
    <w:rsid w:val="008552C4"/>
    <w:rsid w:val="00856593"/>
    <w:rsid w:val="00864598"/>
    <w:rsid w:val="00870049"/>
    <w:rsid w:val="008729CD"/>
    <w:rsid w:val="00882CAF"/>
    <w:rsid w:val="00892872"/>
    <w:rsid w:val="00896B4F"/>
    <w:rsid w:val="008A713F"/>
    <w:rsid w:val="008B157C"/>
    <w:rsid w:val="008B321D"/>
    <w:rsid w:val="008C2872"/>
    <w:rsid w:val="008C4F64"/>
    <w:rsid w:val="008F22DA"/>
    <w:rsid w:val="008F3498"/>
    <w:rsid w:val="009029AC"/>
    <w:rsid w:val="009043C3"/>
    <w:rsid w:val="0090679B"/>
    <w:rsid w:val="00907A2A"/>
    <w:rsid w:val="00914EF0"/>
    <w:rsid w:val="00926FCF"/>
    <w:rsid w:val="009271C3"/>
    <w:rsid w:val="0093143B"/>
    <w:rsid w:val="00931D27"/>
    <w:rsid w:val="009334BA"/>
    <w:rsid w:val="0094398D"/>
    <w:rsid w:val="009509AE"/>
    <w:rsid w:val="00955373"/>
    <w:rsid w:val="009561D8"/>
    <w:rsid w:val="009574E2"/>
    <w:rsid w:val="009642B4"/>
    <w:rsid w:val="0097268B"/>
    <w:rsid w:val="009823D6"/>
    <w:rsid w:val="00985419"/>
    <w:rsid w:val="009A36AC"/>
    <w:rsid w:val="009A5E8B"/>
    <w:rsid w:val="009A7BED"/>
    <w:rsid w:val="009B038E"/>
    <w:rsid w:val="009B0C5E"/>
    <w:rsid w:val="009B5487"/>
    <w:rsid w:val="009B6BD6"/>
    <w:rsid w:val="009C0C83"/>
    <w:rsid w:val="009C1144"/>
    <w:rsid w:val="009C14BE"/>
    <w:rsid w:val="009C2731"/>
    <w:rsid w:val="009C36E0"/>
    <w:rsid w:val="009C6566"/>
    <w:rsid w:val="009C6B85"/>
    <w:rsid w:val="009C7B74"/>
    <w:rsid w:val="009D0099"/>
    <w:rsid w:val="009D07E1"/>
    <w:rsid w:val="009D438D"/>
    <w:rsid w:val="009F51C2"/>
    <w:rsid w:val="009F5309"/>
    <w:rsid w:val="009F61E0"/>
    <w:rsid w:val="00A06079"/>
    <w:rsid w:val="00A115A0"/>
    <w:rsid w:val="00A16163"/>
    <w:rsid w:val="00A179EC"/>
    <w:rsid w:val="00A17F2B"/>
    <w:rsid w:val="00A23286"/>
    <w:rsid w:val="00A24066"/>
    <w:rsid w:val="00A4098E"/>
    <w:rsid w:val="00A4493B"/>
    <w:rsid w:val="00A47E8D"/>
    <w:rsid w:val="00A53217"/>
    <w:rsid w:val="00A548BB"/>
    <w:rsid w:val="00A552FD"/>
    <w:rsid w:val="00A554FD"/>
    <w:rsid w:val="00A56063"/>
    <w:rsid w:val="00A63860"/>
    <w:rsid w:val="00A65305"/>
    <w:rsid w:val="00A82B8A"/>
    <w:rsid w:val="00A837F0"/>
    <w:rsid w:val="00A85811"/>
    <w:rsid w:val="00A926AF"/>
    <w:rsid w:val="00A93198"/>
    <w:rsid w:val="00A967A0"/>
    <w:rsid w:val="00AB7257"/>
    <w:rsid w:val="00AC3452"/>
    <w:rsid w:val="00AC7695"/>
    <w:rsid w:val="00AD0AC0"/>
    <w:rsid w:val="00AE70EE"/>
    <w:rsid w:val="00AE7EF8"/>
    <w:rsid w:val="00AF3542"/>
    <w:rsid w:val="00B04403"/>
    <w:rsid w:val="00B05F05"/>
    <w:rsid w:val="00B337B3"/>
    <w:rsid w:val="00B37AD2"/>
    <w:rsid w:val="00B37B58"/>
    <w:rsid w:val="00B416C7"/>
    <w:rsid w:val="00B44C50"/>
    <w:rsid w:val="00B47AF5"/>
    <w:rsid w:val="00B523F3"/>
    <w:rsid w:val="00B54DC9"/>
    <w:rsid w:val="00B6146A"/>
    <w:rsid w:val="00B6182C"/>
    <w:rsid w:val="00B628A3"/>
    <w:rsid w:val="00B833BB"/>
    <w:rsid w:val="00BB1928"/>
    <w:rsid w:val="00BB5571"/>
    <w:rsid w:val="00BB69F1"/>
    <w:rsid w:val="00BC20EC"/>
    <w:rsid w:val="00BC22D0"/>
    <w:rsid w:val="00BC2F57"/>
    <w:rsid w:val="00BC7013"/>
    <w:rsid w:val="00BD4749"/>
    <w:rsid w:val="00BF1779"/>
    <w:rsid w:val="00BF30DA"/>
    <w:rsid w:val="00BF4EC8"/>
    <w:rsid w:val="00C013D6"/>
    <w:rsid w:val="00C10A4E"/>
    <w:rsid w:val="00C131FE"/>
    <w:rsid w:val="00C16DBC"/>
    <w:rsid w:val="00C34724"/>
    <w:rsid w:val="00C36D7A"/>
    <w:rsid w:val="00C47397"/>
    <w:rsid w:val="00C476E7"/>
    <w:rsid w:val="00C51528"/>
    <w:rsid w:val="00C5358F"/>
    <w:rsid w:val="00C674DF"/>
    <w:rsid w:val="00C67893"/>
    <w:rsid w:val="00C67DF3"/>
    <w:rsid w:val="00C717D7"/>
    <w:rsid w:val="00C740CF"/>
    <w:rsid w:val="00C83319"/>
    <w:rsid w:val="00C83AE0"/>
    <w:rsid w:val="00C85113"/>
    <w:rsid w:val="00C94A9A"/>
    <w:rsid w:val="00C97D9C"/>
    <w:rsid w:val="00CA6319"/>
    <w:rsid w:val="00CB18DB"/>
    <w:rsid w:val="00CC4CC4"/>
    <w:rsid w:val="00CD2865"/>
    <w:rsid w:val="00CD6021"/>
    <w:rsid w:val="00CE034E"/>
    <w:rsid w:val="00CE0AA2"/>
    <w:rsid w:val="00CE2A26"/>
    <w:rsid w:val="00CE5489"/>
    <w:rsid w:val="00D06168"/>
    <w:rsid w:val="00D066B6"/>
    <w:rsid w:val="00D11BE6"/>
    <w:rsid w:val="00D147FD"/>
    <w:rsid w:val="00D15AF2"/>
    <w:rsid w:val="00D178AB"/>
    <w:rsid w:val="00D31D61"/>
    <w:rsid w:val="00D3297A"/>
    <w:rsid w:val="00D359D2"/>
    <w:rsid w:val="00D37FB7"/>
    <w:rsid w:val="00D44CE3"/>
    <w:rsid w:val="00D452FA"/>
    <w:rsid w:val="00D52FDE"/>
    <w:rsid w:val="00D56114"/>
    <w:rsid w:val="00D56810"/>
    <w:rsid w:val="00D654D8"/>
    <w:rsid w:val="00D77E1F"/>
    <w:rsid w:val="00D82556"/>
    <w:rsid w:val="00D93B8E"/>
    <w:rsid w:val="00D941B2"/>
    <w:rsid w:val="00DB112C"/>
    <w:rsid w:val="00DB7100"/>
    <w:rsid w:val="00DB74D8"/>
    <w:rsid w:val="00DD0555"/>
    <w:rsid w:val="00DD53B2"/>
    <w:rsid w:val="00DE056A"/>
    <w:rsid w:val="00DE1D44"/>
    <w:rsid w:val="00DE47F3"/>
    <w:rsid w:val="00DF2F84"/>
    <w:rsid w:val="00E03B2B"/>
    <w:rsid w:val="00E1046A"/>
    <w:rsid w:val="00E14163"/>
    <w:rsid w:val="00E2000A"/>
    <w:rsid w:val="00E2549C"/>
    <w:rsid w:val="00E31163"/>
    <w:rsid w:val="00E32F1B"/>
    <w:rsid w:val="00E35FBD"/>
    <w:rsid w:val="00E42027"/>
    <w:rsid w:val="00E44026"/>
    <w:rsid w:val="00E51098"/>
    <w:rsid w:val="00E55FD0"/>
    <w:rsid w:val="00E65FF4"/>
    <w:rsid w:val="00E7718D"/>
    <w:rsid w:val="00E77BF2"/>
    <w:rsid w:val="00E83F7D"/>
    <w:rsid w:val="00E840BD"/>
    <w:rsid w:val="00E84838"/>
    <w:rsid w:val="00E95306"/>
    <w:rsid w:val="00E963E6"/>
    <w:rsid w:val="00EA047A"/>
    <w:rsid w:val="00EA10D4"/>
    <w:rsid w:val="00EA7E70"/>
    <w:rsid w:val="00EB2563"/>
    <w:rsid w:val="00EB2C23"/>
    <w:rsid w:val="00EB5969"/>
    <w:rsid w:val="00EC33A1"/>
    <w:rsid w:val="00EC3CF6"/>
    <w:rsid w:val="00EC7359"/>
    <w:rsid w:val="00ED1C02"/>
    <w:rsid w:val="00ED3C06"/>
    <w:rsid w:val="00EE66B9"/>
    <w:rsid w:val="00EE7B0A"/>
    <w:rsid w:val="00EF38F7"/>
    <w:rsid w:val="00F02795"/>
    <w:rsid w:val="00F121EF"/>
    <w:rsid w:val="00F13E8B"/>
    <w:rsid w:val="00F164A4"/>
    <w:rsid w:val="00F16BFF"/>
    <w:rsid w:val="00F17631"/>
    <w:rsid w:val="00F205F1"/>
    <w:rsid w:val="00F25B60"/>
    <w:rsid w:val="00F40DF3"/>
    <w:rsid w:val="00F415C0"/>
    <w:rsid w:val="00F46A65"/>
    <w:rsid w:val="00F52A1A"/>
    <w:rsid w:val="00F6244B"/>
    <w:rsid w:val="00F66D43"/>
    <w:rsid w:val="00F71252"/>
    <w:rsid w:val="00F716EF"/>
    <w:rsid w:val="00F72B98"/>
    <w:rsid w:val="00F738F9"/>
    <w:rsid w:val="00F83913"/>
    <w:rsid w:val="00F854B7"/>
    <w:rsid w:val="00F90D58"/>
    <w:rsid w:val="00FA4826"/>
    <w:rsid w:val="00FA7601"/>
    <w:rsid w:val="00FB1D69"/>
    <w:rsid w:val="00FB286D"/>
    <w:rsid w:val="00FB4BDE"/>
    <w:rsid w:val="00FC3800"/>
    <w:rsid w:val="00FC6F84"/>
    <w:rsid w:val="00FD35E8"/>
    <w:rsid w:val="00FD556E"/>
    <w:rsid w:val="00FE61B1"/>
    <w:rsid w:val="00FF00B8"/>
    <w:rsid w:val="00FF2485"/>
    <w:rsid w:val="2D160368"/>
    <w:rsid w:val="46E05529"/>
    <w:rsid w:val="5C2D7D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Palatino Linotype" w:hAnsi="Palatino Linotype" w:eastAsia="宋体" w:cstheme="minorBidi"/>
      <w:kern w:val="2"/>
      <w:sz w:val="24"/>
      <w:szCs w:val="22"/>
      <w:lang w:val="en-US" w:eastAsia="zh-CN" w:bidi="ar-SA"/>
    </w:rPr>
  </w:style>
  <w:style w:type="character" w:default="1" w:styleId="9">
    <w:name w:val="Default Paragraph Font"/>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annotation text"/>
    <w:basedOn w:val="1"/>
    <w:semiHidden/>
    <w:unhideWhenUsed/>
    <w:qFormat/>
    <w:uiPriority w:val="99"/>
    <w:pPr>
      <w:jc w:val="left"/>
    </w:pPr>
  </w:style>
  <w:style w:type="paragraph" w:styleId="3">
    <w:name w:val="Body Text"/>
    <w:basedOn w:val="1"/>
    <w:link w:val="25"/>
    <w:unhideWhenUsed/>
    <w:qFormat/>
    <w:uiPriority w:val="99"/>
    <w:pPr>
      <w:autoSpaceDE w:val="0"/>
      <w:autoSpaceDN w:val="0"/>
      <w:spacing w:line="240" w:lineRule="atLeast"/>
      <w:jc w:val="left"/>
    </w:pPr>
    <w:rPr>
      <w:rFonts w:ascii="宋体" w:hAnsi="宋体" w:cs="宋体"/>
      <w:kern w:val="0"/>
      <w:sz w:val="36"/>
      <w:szCs w:val="36"/>
    </w:rPr>
  </w:style>
  <w:style w:type="paragraph" w:styleId="4">
    <w:name w:val="Date"/>
    <w:basedOn w:val="1"/>
    <w:next w:val="1"/>
    <w:link w:val="21"/>
    <w:semiHidden/>
    <w:unhideWhenUsed/>
    <w:qFormat/>
    <w:uiPriority w:val="99"/>
    <w:pPr>
      <w:ind w:left="100" w:leftChars="2500"/>
    </w:pPr>
  </w:style>
  <w:style w:type="paragraph" w:styleId="5">
    <w:name w:val="footer"/>
    <w:basedOn w:val="1"/>
    <w:link w:val="13"/>
    <w:unhideWhenUsed/>
    <w:uiPriority w:val="99"/>
    <w:pPr>
      <w:tabs>
        <w:tab w:val="center" w:pos="4153"/>
        <w:tab w:val="right" w:pos="8306"/>
      </w:tabs>
      <w:snapToGrid w:val="0"/>
      <w:jc w:val="left"/>
    </w:pPr>
    <w:rPr>
      <w:sz w:val="18"/>
      <w:szCs w:val="18"/>
    </w:rPr>
  </w:style>
  <w:style w:type="paragraph" w:styleId="6">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样式2"/>
    <w:basedOn w:val="7"/>
    <w:uiPriority w:val="99"/>
    <w:pPr>
      <w:autoSpaceDE w:val="0"/>
      <w:autoSpaceDN w:val="0"/>
      <w:spacing w:line="360" w:lineRule="exact"/>
      <w:contextualSpacing/>
      <w:jc w:val="center"/>
      <w:textAlignment w:val="center"/>
    </w:pPr>
    <w:rPr>
      <w:rFonts w:ascii="Palatino Linotype" w:hAnsi="Palatino Linotype" w:eastAsia="宋体"/>
      <w:sz w:val="24"/>
    </w:rPr>
    <w:tblPr>
      <w:jc w:val="center"/>
      <w:tblBorders>
        <w:top w:val="single" w:color="auto" w:sz="4" w:space="0"/>
        <w:bottom w:val="single" w:color="auto" w:sz="12" w:space="0"/>
      </w:tblBorders>
      <w:tblCellMar>
        <w:left w:w="57" w:type="dxa"/>
        <w:right w:w="57" w:type="dxa"/>
      </w:tblCellMar>
    </w:tblPr>
    <w:trPr>
      <w:jc w:val="center"/>
    </w:trPr>
    <w:tcPr>
      <w:shd w:val="clear" w:color="auto" w:fill="auto"/>
      <w:vAlign w:val="center"/>
    </w:tcPr>
    <w:tblStylePr w:type="firstRow">
      <w:tcPr>
        <w:tcBorders>
          <w:top w:val="single" w:color="auto" w:sz="12" w:space="0"/>
          <w:left w:val="nil"/>
          <w:bottom w:val="nil"/>
          <w:right w:val="nil"/>
          <w:insideH w:val="nil"/>
          <w:insideV w:val="nil"/>
          <w:tl2br w:val="nil"/>
          <w:tr2bl w:val="nil"/>
        </w:tcBorders>
        <w:shd w:val="clear" w:color="auto" w:fill="E7E6E6" w:themeFill="background2"/>
      </w:tcPr>
    </w:tblStylePr>
    <w:tblStylePr w:type="band2Horz">
      <w:tcPr>
        <w:shd w:val="clear" w:color="auto" w:fill="E7E6E6" w:themeFill="background2"/>
      </w:tcPr>
    </w:tblStylePr>
  </w:style>
  <w:style w:type="table" w:customStyle="1" w:styleId="11">
    <w:name w:val="三线表"/>
    <w:basedOn w:val="7"/>
    <w:uiPriority w:val="99"/>
    <w:pPr>
      <w:jc w:val="center"/>
    </w:pPr>
    <w:rPr>
      <w:rFonts w:ascii="Palatino Linotype" w:hAnsi="Palatino Linotype" w:eastAsia="宋体"/>
      <w:sz w:val="24"/>
    </w:rPr>
    <w:tblPr>
      <w:jc w:val="center"/>
      <w:tblBorders>
        <w:top w:val="single" w:color="auto" w:sz="12" w:space="0"/>
        <w:bottom w:val="single" w:color="auto" w:sz="12" w:space="0"/>
      </w:tblBorders>
      <w:tblCellMar>
        <w:left w:w="57" w:type="dxa"/>
        <w:right w:w="57" w:type="dxa"/>
      </w:tblCellMar>
    </w:tblPr>
    <w:trPr>
      <w:jc w:val="center"/>
    </w:trPr>
    <w:tcPr>
      <w:vAlign w:val="center"/>
    </w:tcPr>
    <w:tblStylePr w:type="firstRow">
      <w:tcPr>
        <w:tcBorders>
          <w:top w:val="single" w:color="auto" w:sz="12" w:space="0"/>
          <w:left w:val="nil"/>
          <w:bottom w:val="single" w:color="auto" w:sz="12" w:space="0"/>
          <w:right w:val="nil"/>
          <w:insideH w:val="nil"/>
          <w:insideV w:val="nil"/>
          <w:tl2br w:val="nil"/>
          <w:tr2bl w:val="nil"/>
        </w:tcBorders>
      </w:tcPr>
    </w:tblStylePr>
  </w:style>
  <w:style w:type="character" w:customStyle="1" w:styleId="12">
    <w:name w:val="页眉 字符"/>
    <w:basedOn w:val="9"/>
    <w:link w:val="6"/>
    <w:uiPriority w:val="99"/>
    <w:rPr>
      <w:sz w:val="18"/>
      <w:szCs w:val="18"/>
    </w:rPr>
  </w:style>
  <w:style w:type="character" w:customStyle="1" w:styleId="13">
    <w:name w:val="页脚 字符"/>
    <w:basedOn w:val="9"/>
    <w:link w:val="5"/>
    <w:uiPriority w:val="99"/>
    <w:rPr>
      <w:sz w:val="18"/>
      <w:szCs w:val="18"/>
    </w:rPr>
  </w:style>
  <w:style w:type="paragraph" w:customStyle="1" w:styleId="14">
    <w:name w:val="一级标题"/>
    <w:basedOn w:val="1"/>
    <w:link w:val="16"/>
    <w:qFormat/>
    <w:uiPriority w:val="0"/>
    <w:pPr>
      <w:spacing w:before="156" w:after="156"/>
      <w:jc w:val="center"/>
    </w:pPr>
    <w:rPr>
      <w:rFonts w:ascii="宋体" w:hAnsi="宋体" w:eastAsia="黑体"/>
      <w:sz w:val="28"/>
    </w:rPr>
  </w:style>
  <w:style w:type="paragraph" w:styleId="15">
    <w:name w:val="No Spacing"/>
    <w:qFormat/>
    <w:uiPriority w:val="1"/>
    <w:pPr>
      <w:widowControl w:val="0"/>
      <w:spacing w:beforeLines="50" w:afterLines="50"/>
      <w:jc w:val="both"/>
    </w:pPr>
    <w:rPr>
      <w:rFonts w:eastAsia="宋体" w:asciiTheme="minorHAnsi" w:hAnsiTheme="minorHAnsi" w:cstheme="minorBidi"/>
      <w:kern w:val="2"/>
      <w:sz w:val="24"/>
      <w:szCs w:val="22"/>
      <w:lang w:val="en-US" w:eastAsia="zh-CN" w:bidi="ar-SA"/>
    </w:rPr>
  </w:style>
  <w:style w:type="character" w:customStyle="1" w:styleId="16">
    <w:name w:val="一级标题 字符"/>
    <w:basedOn w:val="9"/>
    <w:link w:val="14"/>
    <w:uiPriority w:val="0"/>
    <w:rPr>
      <w:rFonts w:ascii="宋体" w:hAnsi="宋体" w:eastAsia="黑体"/>
      <w:sz w:val="28"/>
    </w:rPr>
  </w:style>
  <w:style w:type="paragraph" w:customStyle="1" w:styleId="17">
    <w:name w:val="二级标题"/>
    <w:basedOn w:val="1"/>
    <w:link w:val="19"/>
    <w:qFormat/>
    <w:uiPriority w:val="0"/>
    <w:rPr>
      <w:rFonts w:eastAsia="黑体"/>
    </w:rPr>
  </w:style>
  <w:style w:type="paragraph" w:customStyle="1" w:styleId="18">
    <w:name w:val="三级标题"/>
    <w:basedOn w:val="1"/>
    <w:link w:val="20"/>
    <w:qFormat/>
    <w:uiPriority w:val="0"/>
    <w:pPr>
      <w:spacing w:after="50" w:afterLines="50"/>
    </w:pPr>
    <w:rPr>
      <w:rFonts w:eastAsia="黑体"/>
    </w:rPr>
  </w:style>
  <w:style w:type="character" w:customStyle="1" w:styleId="19">
    <w:name w:val="二级标题 字符"/>
    <w:basedOn w:val="9"/>
    <w:link w:val="17"/>
    <w:qFormat/>
    <w:uiPriority w:val="0"/>
    <w:rPr>
      <w:rFonts w:ascii="Palatino Linotype" w:hAnsi="Palatino Linotype" w:eastAsia="黑体"/>
      <w:sz w:val="24"/>
    </w:rPr>
  </w:style>
  <w:style w:type="character" w:customStyle="1" w:styleId="20">
    <w:name w:val="三级标题 字符"/>
    <w:basedOn w:val="9"/>
    <w:link w:val="18"/>
    <w:qFormat/>
    <w:uiPriority w:val="0"/>
    <w:rPr>
      <w:rFonts w:ascii="Palatino Linotype" w:hAnsi="Palatino Linotype" w:eastAsia="黑体"/>
      <w:sz w:val="24"/>
    </w:rPr>
  </w:style>
  <w:style w:type="character" w:customStyle="1" w:styleId="21">
    <w:name w:val="日期 字符"/>
    <w:basedOn w:val="9"/>
    <w:link w:val="4"/>
    <w:semiHidden/>
    <w:qFormat/>
    <w:uiPriority w:val="99"/>
    <w:rPr>
      <w:rFonts w:ascii="Palatino Linotype" w:hAnsi="Palatino Linotype" w:eastAsia="宋体"/>
      <w:sz w:val="24"/>
    </w:rPr>
  </w:style>
  <w:style w:type="paragraph" w:styleId="22">
    <w:name w:val="List Paragraph"/>
    <w:basedOn w:val="1"/>
    <w:qFormat/>
    <w:uiPriority w:val="34"/>
    <w:pPr>
      <w:ind w:firstLine="420" w:firstLineChars="200"/>
    </w:pPr>
  </w:style>
  <w:style w:type="character" w:customStyle="1" w:styleId="23">
    <w:name w:val="fontstyle01"/>
    <w:basedOn w:val="9"/>
    <w:qFormat/>
    <w:uiPriority w:val="0"/>
    <w:rPr>
      <w:rFonts w:hint="eastAsia" w:ascii="宋体" w:hAnsi="宋体" w:eastAsia="宋体"/>
      <w:color w:val="000000"/>
      <w:sz w:val="24"/>
      <w:szCs w:val="24"/>
    </w:rPr>
  </w:style>
  <w:style w:type="paragraph" w:customStyle="1" w:styleId="24">
    <w:name w:val="Table Paragraph"/>
    <w:basedOn w:val="1"/>
    <w:qFormat/>
    <w:uiPriority w:val="0"/>
    <w:pPr>
      <w:autoSpaceDE w:val="0"/>
      <w:autoSpaceDN w:val="0"/>
      <w:spacing w:line="240" w:lineRule="atLeast"/>
      <w:jc w:val="center"/>
    </w:pPr>
    <w:rPr>
      <w:rFonts w:ascii="Calibri" w:hAnsi="Calibri" w:cs="宋体"/>
      <w:kern w:val="0"/>
      <w:sz w:val="22"/>
    </w:rPr>
  </w:style>
  <w:style w:type="character" w:customStyle="1" w:styleId="25">
    <w:name w:val="正文文本 字符"/>
    <w:basedOn w:val="9"/>
    <w:link w:val="3"/>
    <w:qFormat/>
    <w:uiPriority w:val="99"/>
    <w:rPr>
      <w:rFonts w:ascii="宋体" w:hAnsi="宋体" w:eastAsia="宋体" w:cs="宋体"/>
      <w:kern w:val="0"/>
      <w:sz w:val="36"/>
      <w:szCs w:val="36"/>
    </w:rPr>
  </w:style>
</w:styles>
</file>

<file path=word/_rels/document.xml.rels><?xml version="1.0" encoding="UTF-8" standalone="yes"?>
<Relationships xmlns="http://schemas.openxmlformats.org/package/2006/relationships"><Relationship Id="rId99" Type="http://schemas.openxmlformats.org/officeDocument/2006/relationships/image" Target="media/image44.wmf"/><Relationship Id="rId98" Type="http://schemas.openxmlformats.org/officeDocument/2006/relationships/oleObject" Target="embeddings/oleObject50.bin"/><Relationship Id="rId97" Type="http://schemas.openxmlformats.org/officeDocument/2006/relationships/image" Target="media/image43.wmf"/><Relationship Id="rId96" Type="http://schemas.openxmlformats.org/officeDocument/2006/relationships/oleObject" Target="embeddings/oleObject49.bin"/><Relationship Id="rId95" Type="http://schemas.openxmlformats.org/officeDocument/2006/relationships/image" Target="media/image42.wmf"/><Relationship Id="rId94" Type="http://schemas.openxmlformats.org/officeDocument/2006/relationships/oleObject" Target="embeddings/oleObject48.bin"/><Relationship Id="rId93" Type="http://schemas.openxmlformats.org/officeDocument/2006/relationships/image" Target="media/image41.wmf"/><Relationship Id="rId92" Type="http://schemas.openxmlformats.org/officeDocument/2006/relationships/oleObject" Target="embeddings/oleObject47.bin"/><Relationship Id="rId91" Type="http://schemas.openxmlformats.org/officeDocument/2006/relationships/image" Target="media/image40.wmf"/><Relationship Id="rId90" Type="http://schemas.openxmlformats.org/officeDocument/2006/relationships/oleObject" Target="embeddings/oleObject46.bin"/><Relationship Id="rId9" Type="http://schemas.openxmlformats.org/officeDocument/2006/relationships/image" Target="media/image2.emf"/><Relationship Id="rId89" Type="http://schemas.openxmlformats.org/officeDocument/2006/relationships/image" Target="media/image39.wmf"/><Relationship Id="rId88" Type="http://schemas.openxmlformats.org/officeDocument/2006/relationships/oleObject" Target="embeddings/oleObject45.bin"/><Relationship Id="rId87" Type="http://schemas.openxmlformats.org/officeDocument/2006/relationships/image" Target="media/image38.emf"/><Relationship Id="rId86" Type="http://schemas.openxmlformats.org/officeDocument/2006/relationships/oleObject" Target="embeddings/oleObject44.bin"/><Relationship Id="rId85" Type="http://schemas.openxmlformats.org/officeDocument/2006/relationships/image" Target="media/image37.wmf"/><Relationship Id="rId84" Type="http://schemas.openxmlformats.org/officeDocument/2006/relationships/oleObject" Target="embeddings/oleObject43.bin"/><Relationship Id="rId83" Type="http://schemas.openxmlformats.org/officeDocument/2006/relationships/image" Target="media/image36.wmf"/><Relationship Id="rId82" Type="http://schemas.openxmlformats.org/officeDocument/2006/relationships/oleObject" Target="embeddings/oleObject42.bin"/><Relationship Id="rId81" Type="http://schemas.openxmlformats.org/officeDocument/2006/relationships/image" Target="media/image35.wmf"/><Relationship Id="rId80" Type="http://schemas.openxmlformats.org/officeDocument/2006/relationships/oleObject" Target="embeddings/oleObject41.bin"/><Relationship Id="rId8" Type="http://schemas.openxmlformats.org/officeDocument/2006/relationships/oleObject" Target="embeddings/oleObject2.bin"/><Relationship Id="rId79" Type="http://schemas.openxmlformats.org/officeDocument/2006/relationships/image" Target="media/image34.wmf"/><Relationship Id="rId78" Type="http://schemas.openxmlformats.org/officeDocument/2006/relationships/oleObject" Target="embeddings/oleObject40.bin"/><Relationship Id="rId77" Type="http://schemas.openxmlformats.org/officeDocument/2006/relationships/image" Target="media/image33.wmf"/><Relationship Id="rId76" Type="http://schemas.openxmlformats.org/officeDocument/2006/relationships/oleObject" Target="embeddings/oleObject39.bin"/><Relationship Id="rId75" Type="http://schemas.openxmlformats.org/officeDocument/2006/relationships/image" Target="media/image32.wmf"/><Relationship Id="rId74" Type="http://schemas.openxmlformats.org/officeDocument/2006/relationships/oleObject" Target="embeddings/oleObject38.bin"/><Relationship Id="rId73" Type="http://schemas.openxmlformats.org/officeDocument/2006/relationships/image" Target="media/image31.wmf"/><Relationship Id="rId72" Type="http://schemas.openxmlformats.org/officeDocument/2006/relationships/oleObject" Target="embeddings/oleObject37.bin"/><Relationship Id="rId71" Type="http://schemas.openxmlformats.org/officeDocument/2006/relationships/image" Target="media/image30.wmf"/><Relationship Id="rId70" Type="http://schemas.openxmlformats.org/officeDocument/2006/relationships/oleObject" Target="embeddings/oleObject36.bin"/><Relationship Id="rId7" Type="http://schemas.openxmlformats.org/officeDocument/2006/relationships/image" Target="media/image1.emf"/><Relationship Id="rId69" Type="http://schemas.openxmlformats.org/officeDocument/2006/relationships/image" Target="media/image29.wmf"/><Relationship Id="rId68" Type="http://schemas.openxmlformats.org/officeDocument/2006/relationships/oleObject" Target="embeddings/oleObject35.bin"/><Relationship Id="rId67" Type="http://schemas.openxmlformats.org/officeDocument/2006/relationships/oleObject" Target="embeddings/oleObject34.bin"/><Relationship Id="rId66" Type="http://schemas.openxmlformats.org/officeDocument/2006/relationships/image" Target="media/image28.wmf"/><Relationship Id="rId65" Type="http://schemas.openxmlformats.org/officeDocument/2006/relationships/oleObject" Target="embeddings/oleObject33.bin"/><Relationship Id="rId64" Type="http://schemas.openxmlformats.org/officeDocument/2006/relationships/image" Target="media/image27.wmf"/><Relationship Id="rId63" Type="http://schemas.openxmlformats.org/officeDocument/2006/relationships/oleObject" Target="embeddings/oleObject32.bin"/><Relationship Id="rId62" Type="http://schemas.openxmlformats.org/officeDocument/2006/relationships/image" Target="media/image26.wmf"/><Relationship Id="rId61" Type="http://schemas.openxmlformats.org/officeDocument/2006/relationships/oleObject" Target="embeddings/oleObject31.bin"/><Relationship Id="rId60" Type="http://schemas.openxmlformats.org/officeDocument/2006/relationships/image" Target="media/image25.wmf"/><Relationship Id="rId6" Type="http://schemas.openxmlformats.org/officeDocument/2006/relationships/oleObject" Target="embeddings/oleObject1.bin"/><Relationship Id="rId59" Type="http://schemas.openxmlformats.org/officeDocument/2006/relationships/oleObject" Target="embeddings/oleObject30.bin"/><Relationship Id="rId58" Type="http://schemas.openxmlformats.org/officeDocument/2006/relationships/image" Target="media/image24.wmf"/><Relationship Id="rId57" Type="http://schemas.openxmlformats.org/officeDocument/2006/relationships/oleObject" Target="embeddings/oleObject29.bin"/><Relationship Id="rId56" Type="http://schemas.openxmlformats.org/officeDocument/2006/relationships/oleObject" Target="embeddings/oleObject28.bin"/><Relationship Id="rId55" Type="http://schemas.openxmlformats.org/officeDocument/2006/relationships/image" Target="media/image23.wmf"/><Relationship Id="rId54" Type="http://schemas.openxmlformats.org/officeDocument/2006/relationships/oleObject" Target="embeddings/oleObject27.bin"/><Relationship Id="rId53" Type="http://schemas.openxmlformats.org/officeDocument/2006/relationships/image" Target="media/image22.wmf"/><Relationship Id="rId52" Type="http://schemas.openxmlformats.org/officeDocument/2006/relationships/oleObject" Target="embeddings/oleObject26.bin"/><Relationship Id="rId51" Type="http://schemas.openxmlformats.org/officeDocument/2006/relationships/image" Target="media/image21.wmf"/><Relationship Id="rId50" Type="http://schemas.openxmlformats.org/officeDocument/2006/relationships/oleObject" Target="embeddings/oleObject25.bin"/><Relationship Id="rId5" Type="http://schemas.openxmlformats.org/officeDocument/2006/relationships/theme" Target="theme/theme1.xml"/><Relationship Id="rId49" Type="http://schemas.openxmlformats.org/officeDocument/2006/relationships/image" Target="media/image20.wmf"/><Relationship Id="rId48" Type="http://schemas.openxmlformats.org/officeDocument/2006/relationships/oleObject" Target="embeddings/oleObject24.bin"/><Relationship Id="rId47" Type="http://schemas.openxmlformats.org/officeDocument/2006/relationships/image" Target="media/image19.wmf"/><Relationship Id="rId46" Type="http://schemas.openxmlformats.org/officeDocument/2006/relationships/oleObject" Target="embeddings/oleObject23.bin"/><Relationship Id="rId45" Type="http://schemas.openxmlformats.org/officeDocument/2006/relationships/image" Target="media/image18.emf"/><Relationship Id="rId44" Type="http://schemas.openxmlformats.org/officeDocument/2006/relationships/oleObject" Target="embeddings/oleObject22.bin"/><Relationship Id="rId43" Type="http://schemas.openxmlformats.org/officeDocument/2006/relationships/oleObject" Target="embeddings/oleObject21.bin"/><Relationship Id="rId42" Type="http://schemas.openxmlformats.org/officeDocument/2006/relationships/oleObject" Target="embeddings/oleObject20.bin"/><Relationship Id="rId41" Type="http://schemas.openxmlformats.org/officeDocument/2006/relationships/oleObject" Target="embeddings/oleObject19.bin"/><Relationship Id="rId40" Type="http://schemas.openxmlformats.org/officeDocument/2006/relationships/oleObject" Target="embeddings/oleObject18.bin"/><Relationship Id="rId4" Type="http://schemas.microsoft.com/office/2011/relationships/commentsExtended" Target="commentsExtended.xml"/><Relationship Id="rId39" Type="http://schemas.openxmlformats.org/officeDocument/2006/relationships/image" Target="media/image17.wmf"/><Relationship Id="rId38" Type="http://schemas.openxmlformats.org/officeDocument/2006/relationships/oleObject" Target="embeddings/oleObject17.bin"/><Relationship Id="rId37" Type="http://schemas.openxmlformats.org/officeDocument/2006/relationships/image" Target="media/image16.wmf"/><Relationship Id="rId36" Type="http://schemas.openxmlformats.org/officeDocument/2006/relationships/oleObject" Target="embeddings/oleObject16.bin"/><Relationship Id="rId35" Type="http://schemas.openxmlformats.org/officeDocument/2006/relationships/image" Target="media/image15.wmf"/><Relationship Id="rId34" Type="http://schemas.openxmlformats.org/officeDocument/2006/relationships/oleObject" Target="embeddings/oleObject15.bin"/><Relationship Id="rId33" Type="http://schemas.openxmlformats.org/officeDocument/2006/relationships/image" Target="media/image14.wmf"/><Relationship Id="rId32" Type="http://schemas.openxmlformats.org/officeDocument/2006/relationships/oleObject" Target="embeddings/oleObject14.bin"/><Relationship Id="rId31" Type="http://schemas.openxmlformats.org/officeDocument/2006/relationships/image" Target="media/image13.wmf"/><Relationship Id="rId30" Type="http://schemas.openxmlformats.org/officeDocument/2006/relationships/oleObject" Target="embeddings/oleObject13.bin"/><Relationship Id="rId3" Type="http://schemas.openxmlformats.org/officeDocument/2006/relationships/comments" Target="comments.xml"/><Relationship Id="rId29" Type="http://schemas.openxmlformats.org/officeDocument/2006/relationships/image" Target="media/image12.wmf"/><Relationship Id="rId28" Type="http://schemas.openxmlformats.org/officeDocument/2006/relationships/oleObject" Target="embeddings/oleObject12.bin"/><Relationship Id="rId27" Type="http://schemas.openxmlformats.org/officeDocument/2006/relationships/image" Target="media/image11.wmf"/><Relationship Id="rId26" Type="http://schemas.openxmlformats.org/officeDocument/2006/relationships/oleObject" Target="embeddings/oleObject11.bin"/><Relationship Id="rId25" Type="http://schemas.openxmlformats.org/officeDocument/2006/relationships/image" Target="media/image10.wmf"/><Relationship Id="rId24" Type="http://schemas.openxmlformats.org/officeDocument/2006/relationships/oleObject" Target="embeddings/oleObject10.bin"/><Relationship Id="rId23" Type="http://schemas.openxmlformats.org/officeDocument/2006/relationships/image" Target="media/image9.wmf"/><Relationship Id="rId22" Type="http://schemas.openxmlformats.org/officeDocument/2006/relationships/oleObject" Target="embeddings/oleObject9.bin"/><Relationship Id="rId21" Type="http://schemas.openxmlformats.org/officeDocument/2006/relationships/image" Target="media/image8.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7.wmf"/><Relationship Id="rId188" Type="http://schemas.microsoft.com/office/2011/relationships/people" Target="people.xml"/><Relationship Id="rId187" Type="http://schemas.openxmlformats.org/officeDocument/2006/relationships/fontTable" Target="fontTable.xml"/><Relationship Id="rId186" Type="http://schemas.openxmlformats.org/officeDocument/2006/relationships/customXml" Target="../customXml/item2.xml"/><Relationship Id="rId185" Type="http://schemas.openxmlformats.org/officeDocument/2006/relationships/numbering" Target="numbering.xml"/><Relationship Id="rId184" Type="http://schemas.openxmlformats.org/officeDocument/2006/relationships/customXml" Target="../customXml/item1.xml"/><Relationship Id="rId183" Type="http://schemas.openxmlformats.org/officeDocument/2006/relationships/image" Target="media/image94.jpeg"/><Relationship Id="rId182" Type="http://schemas.openxmlformats.org/officeDocument/2006/relationships/image" Target="media/image93.jpeg"/><Relationship Id="rId181" Type="http://schemas.openxmlformats.org/officeDocument/2006/relationships/image" Target="media/image92.jpeg"/><Relationship Id="rId180" Type="http://schemas.openxmlformats.org/officeDocument/2006/relationships/image" Target="media/image91.jpeg"/><Relationship Id="rId18" Type="http://schemas.openxmlformats.org/officeDocument/2006/relationships/oleObject" Target="embeddings/oleObject7.bin"/><Relationship Id="rId179" Type="http://schemas.openxmlformats.org/officeDocument/2006/relationships/image" Target="media/image90.jpeg"/><Relationship Id="rId178" Type="http://schemas.openxmlformats.org/officeDocument/2006/relationships/image" Target="media/image89.jpeg"/><Relationship Id="rId177" Type="http://schemas.openxmlformats.org/officeDocument/2006/relationships/image" Target="media/image88.jpeg"/><Relationship Id="rId176" Type="http://schemas.openxmlformats.org/officeDocument/2006/relationships/image" Target="media/image87.jpeg"/><Relationship Id="rId175" Type="http://schemas.openxmlformats.org/officeDocument/2006/relationships/image" Target="media/image86.wmf"/><Relationship Id="rId174" Type="http://schemas.openxmlformats.org/officeDocument/2006/relationships/oleObject" Target="embeddings/oleObject84.bin"/><Relationship Id="rId173" Type="http://schemas.openxmlformats.org/officeDocument/2006/relationships/image" Target="media/image85.wmf"/><Relationship Id="rId172" Type="http://schemas.openxmlformats.org/officeDocument/2006/relationships/oleObject" Target="embeddings/oleObject83.bin"/><Relationship Id="rId171" Type="http://schemas.openxmlformats.org/officeDocument/2006/relationships/image" Target="media/image84.emf"/><Relationship Id="rId170" Type="http://schemas.openxmlformats.org/officeDocument/2006/relationships/oleObject" Target="embeddings/oleObject82.bin"/><Relationship Id="rId17" Type="http://schemas.openxmlformats.org/officeDocument/2006/relationships/image" Target="media/image6.wmf"/><Relationship Id="rId169" Type="http://schemas.openxmlformats.org/officeDocument/2006/relationships/image" Target="media/image83.wmf"/><Relationship Id="rId168" Type="http://schemas.openxmlformats.org/officeDocument/2006/relationships/oleObject" Target="embeddings/oleObject81.bin"/><Relationship Id="rId167" Type="http://schemas.openxmlformats.org/officeDocument/2006/relationships/image" Target="media/image82.wmf"/><Relationship Id="rId166" Type="http://schemas.openxmlformats.org/officeDocument/2006/relationships/oleObject" Target="embeddings/oleObject80.bin"/><Relationship Id="rId165" Type="http://schemas.openxmlformats.org/officeDocument/2006/relationships/image" Target="media/image81.emf"/><Relationship Id="rId164" Type="http://schemas.openxmlformats.org/officeDocument/2006/relationships/oleObject" Target="embeddings/oleObject79.bin"/><Relationship Id="rId163" Type="http://schemas.openxmlformats.org/officeDocument/2006/relationships/image" Target="media/image80.jpeg"/><Relationship Id="rId162" Type="http://schemas.openxmlformats.org/officeDocument/2006/relationships/image" Target="media/image79.jpeg"/><Relationship Id="rId161" Type="http://schemas.openxmlformats.org/officeDocument/2006/relationships/image" Target="media/image78.jpeg"/><Relationship Id="rId160" Type="http://schemas.openxmlformats.org/officeDocument/2006/relationships/image" Target="media/image77.jpeg"/><Relationship Id="rId16" Type="http://schemas.openxmlformats.org/officeDocument/2006/relationships/oleObject" Target="embeddings/oleObject6.bin"/><Relationship Id="rId159" Type="http://schemas.openxmlformats.org/officeDocument/2006/relationships/image" Target="media/image76.emf"/><Relationship Id="rId158" Type="http://schemas.openxmlformats.org/officeDocument/2006/relationships/oleObject" Target="embeddings/oleObject78.bin"/><Relationship Id="rId157" Type="http://schemas.openxmlformats.org/officeDocument/2006/relationships/image" Target="media/image75.wmf"/><Relationship Id="rId156" Type="http://schemas.openxmlformats.org/officeDocument/2006/relationships/oleObject" Target="embeddings/oleObject77.bin"/><Relationship Id="rId155" Type="http://schemas.openxmlformats.org/officeDocument/2006/relationships/image" Target="media/image74.wmf"/><Relationship Id="rId154" Type="http://schemas.openxmlformats.org/officeDocument/2006/relationships/oleObject" Target="embeddings/oleObject76.bin"/><Relationship Id="rId153" Type="http://schemas.openxmlformats.org/officeDocument/2006/relationships/image" Target="media/image73.wmf"/><Relationship Id="rId152" Type="http://schemas.openxmlformats.org/officeDocument/2006/relationships/oleObject" Target="embeddings/oleObject75.bin"/><Relationship Id="rId151" Type="http://schemas.openxmlformats.org/officeDocument/2006/relationships/image" Target="media/image72.wmf"/><Relationship Id="rId150" Type="http://schemas.openxmlformats.org/officeDocument/2006/relationships/oleObject" Target="embeddings/oleObject74.bin"/><Relationship Id="rId15" Type="http://schemas.openxmlformats.org/officeDocument/2006/relationships/image" Target="media/image5.emf"/><Relationship Id="rId149" Type="http://schemas.openxmlformats.org/officeDocument/2006/relationships/image" Target="media/image71.wmf"/><Relationship Id="rId148" Type="http://schemas.openxmlformats.org/officeDocument/2006/relationships/oleObject" Target="embeddings/oleObject73.bin"/><Relationship Id="rId147" Type="http://schemas.openxmlformats.org/officeDocument/2006/relationships/image" Target="media/image70.wmf"/><Relationship Id="rId146" Type="http://schemas.openxmlformats.org/officeDocument/2006/relationships/oleObject" Target="embeddings/oleObject72.bin"/><Relationship Id="rId145" Type="http://schemas.openxmlformats.org/officeDocument/2006/relationships/image" Target="media/image69.emf"/><Relationship Id="rId144" Type="http://schemas.openxmlformats.org/officeDocument/2006/relationships/oleObject" Target="embeddings/oleObject71.bin"/><Relationship Id="rId143" Type="http://schemas.openxmlformats.org/officeDocument/2006/relationships/image" Target="media/image68.emf"/><Relationship Id="rId142" Type="http://schemas.openxmlformats.org/officeDocument/2006/relationships/oleObject" Target="embeddings/oleObject70.bin"/><Relationship Id="rId141" Type="http://schemas.openxmlformats.org/officeDocument/2006/relationships/image" Target="media/image67.emf"/><Relationship Id="rId140" Type="http://schemas.openxmlformats.org/officeDocument/2006/relationships/oleObject" Target="embeddings/oleObject69.bin"/><Relationship Id="rId14" Type="http://schemas.openxmlformats.org/officeDocument/2006/relationships/oleObject" Target="embeddings/oleObject5.bin"/><Relationship Id="rId139" Type="http://schemas.openxmlformats.org/officeDocument/2006/relationships/image" Target="media/image66.wmf"/><Relationship Id="rId138" Type="http://schemas.openxmlformats.org/officeDocument/2006/relationships/oleObject" Target="embeddings/oleObject68.bin"/><Relationship Id="rId137" Type="http://schemas.openxmlformats.org/officeDocument/2006/relationships/image" Target="media/image65.png"/><Relationship Id="rId136" Type="http://schemas.openxmlformats.org/officeDocument/2006/relationships/image" Target="media/image64.wmf"/><Relationship Id="rId135" Type="http://schemas.openxmlformats.org/officeDocument/2006/relationships/oleObject" Target="embeddings/oleObject67.bin"/><Relationship Id="rId134" Type="http://schemas.openxmlformats.org/officeDocument/2006/relationships/image" Target="media/image63.wmf"/><Relationship Id="rId133" Type="http://schemas.openxmlformats.org/officeDocument/2006/relationships/oleObject" Target="embeddings/oleObject66.bin"/><Relationship Id="rId132" Type="http://schemas.openxmlformats.org/officeDocument/2006/relationships/image" Target="media/image62.wmf"/><Relationship Id="rId131" Type="http://schemas.openxmlformats.org/officeDocument/2006/relationships/oleObject" Target="embeddings/oleObject65.bin"/><Relationship Id="rId130" Type="http://schemas.openxmlformats.org/officeDocument/2006/relationships/image" Target="media/image61.wmf"/><Relationship Id="rId13" Type="http://schemas.openxmlformats.org/officeDocument/2006/relationships/image" Target="media/image4.emf"/><Relationship Id="rId129" Type="http://schemas.openxmlformats.org/officeDocument/2006/relationships/oleObject" Target="embeddings/oleObject64.bin"/><Relationship Id="rId128" Type="http://schemas.openxmlformats.org/officeDocument/2006/relationships/image" Target="media/image60.wmf"/><Relationship Id="rId127" Type="http://schemas.openxmlformats.org/officeDocument/2006/relationships/oleObject" Target="embeddings/oleObject63.bin"/><Relationship Id="rId126" Type="http://schemas.openxmlformats.org/officeDocument/2006/relationships/image" Target="media/image59.wmf"/><Relationship Id="rId125" Type="http://schemas.openxmlformats.org/officeDocument/2006/relationships/oleObject" Target="embeddings/oleObject62.bin"/><Relationship Id="rId124" Type="http://schemas.openxmlformats.org/officeDocument/2006/relationships/image" Target="media/image58.wmf"/><Relationship Id="rId123" Type="http://schemas.openxmlformats.org/officeDocument/2006/relationships/oleObject" Target="embeddings/oleObject61.bin"/><Relationship Id="rId122" Type="http://schemas.openxmlformats.org/officeDocument/2006/relationships/image" Target="media/image57.wmf"/><Relationship Id="rId121" Type="http://schemas.openxmlformats.org/officeDocument/2006/relationships/oleObject" Target="embeddings/oleObject60.bin"/><Relationship Id="rId120" Type="http://schemas.openxmlformats.org/officeDocument/2006/relationships/image" Target="media/image56.wmf"/><Relationship Id="rId12" Type="http://schemas.openxmlformats.org/officeDocument/2006/relationships/oleObject" Target="embeddings/oleObject4.bin"/><Relationship Id="rId119" Type="http://schemas.openxmlformats.org/officeDocument/2006/relationships/oleObject" Target="embeddings/oleObject59.bin"/><Relationship Id="rId118" Type="http://schemas.openxmlformats.org/officeDocument/2006/relationships/image" Target="media/image55.wmf"/><Relationship Id="rId117" Type="http://schemas.openxmlformats.org/officeDocument/2006/relationships/oleObject" Target="embeddings/oleObject58.bin"/><Relationship Id="rId116" Type="http://schemas.openxmlformats.org/officeDocument/2006/relationships/image" Target="media/image54.wmf"/><Relationship Id="rId115" Type="http://schemas.openxmlformats.org/officeDocument/2006/relationships/oleObject" Target="embeddings/oleObject57.bin"/><Relationship Id="rId114" Type="http://schemas.openxmlformats.org/officeDocument/2006/relationships/oleObject" Target="embeddings/oleObject56.bin"/><Relationship Id="rId113" Type="http://schemas.openxmlformats.org/officeDocument/2006/relationships/image" Target="media/image53.wmf"/><Relationship Id="rId112" Type="http://schemas.openxmlformats.org/officeDocument/2006/relationships/oleObject" Target="embeddings/oleObject55.bin"/><Relationship Id="rId111" Type="http://schemas.openxmlformats.org/officeDocument/2006/relationships/image" Target="media/image52.wmf"/><Relationship Id="rId110" Type="http://schemas.openxmlformats.org/officeDocument/2006/relationships/oleObject" Target="embeddings/oleObject54.bin"/><Relationship Id="rId11" Type="http://schemas.openxmlformats.org/officeDocument/2006/relationships/image" Target="media/image3.emf"/><Relationship Id="rId109" Type="http://schemas.openxmlformats.org/officeDocument/2006/relationships/image" Target="media/image51.wmf"/><Relationship Id="rId108" Type="http://schemas.openxmlformats.org/officeDocument/2006/relationships/oleObject" Target="embeddings/oleObject53.bin"/><Relationship Id="rId107" Type="http://schemas.openxmlformats.org/officeDocument/2006/relationships/image" Target="media/image50.wmf"/><Relationship Id="rId106" Type="http://schemas.openxmlformats.org/officeDocument/2006/relationships/oleObject" Target="embeddings/oleObject52.bin"/><Relationship Id="rId105" Type="http://schemas.openxmlformats.org/officeDocument/2006/relationships/image" Target="media/image49.wmf"/><Relationship Id="rId104" Type="http://schemas.openxmlformats.org/officeDocument/2006/relationships/oleObject" Target="embeddings/oleObject51.bin"/><Relationship Id="rId103" Type="http://schemas.openxmlformats.org/officeDocument/2006/relationships/image" Target="media/image48.jpeg"/><Relationship Id="rId102" Type="http://schemas.openxmlformats.org/officeDocument/2006/relationships/image" Target="media/image47.jpeg"/><Relationship Id="rId101" Type="http://schemas.openxmlformats.org/officeDocument/2006/relationships/image" Target="media/image46.jpeg"/><Relationship Id="rId100" Type="http://schemas.openxmlformats.org/officeDocument/2006/relationships/image" Target="media/image45.jpeg"/><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E7A8F0-8792-4098-9BDD-7547E4725614}">
  <ds:schemaRefs/>
</ds:datastoreItem>
</file>

<file path=docProps/app.xml><?xml version="1.0" encoding="utf-8"?>
<Properties xmlns="http://schemas.openxmlformats.org/officeDocument/2006/extended-properties" xmlns:vt="http://schemas.openxmlformats.org/officeDocument/2006/docPropsVTypes">
  <Template>Normal.dotm</Template>
  <Pages>40</Pages>
  <Words>4054</Words>
  <Characters>23113</Characters>
  <Lines>192</Lines>
  <Paragraphs>54</Paragraphs>
  <TotalTime>2</TotalTime>
  <ScaleCrop>false</ScaleCrop>
  <LinksUpToDate>false</LinksUpToDate>
  <CharactersWithSpaces>27113</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2020-06-08T06:25:00Z</dcterms:created>
  <dc:creator>dell</dc:creator>
  <cp:lastModifiedBy>希声</cp:lastModifiedBy>
  <cp:lastPrinted>2020-06-15T11:51:00Z</cp:lastPrinted>
  <dcterms:modified xsi:type="dcterms:W3CDTF">2020-07-06T08:02:48Z</dcterms:modified>
  <cp:revision>344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2052-11.1.0.9740</vt:lpwstr>
  </property>
</Properties>
</file>